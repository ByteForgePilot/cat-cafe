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CB218">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7A8F6F3"/>
    <w:p w14:paraId="78166C8A"/>
    <w:p w14:paraId="0F4EE70B">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61023CAD">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2DDEB515">
      <w:pPr>
        <w:spacing w:before="240" w:after="480"/>
        <w:jc w:val="center"/>
        <w:textAlignment w:val="baseline"/>
        <w:rPr>
          <w:rFonts w:ascii="华文新魏" w:hAnsi="Times New Roman" w:eastAsia="华文新魏" w:cs="Times New Roman"/>
          <w:spacing w:val="40"/>
          <w:sz w:val="52"/>
          <w:szCs w:val="52"/>
        </w:rPr>
      </w:pPr>
      <w:del w:id="0" w:author="毛毛妈" w:date="2025-11-07T14:31:00Z">
        <w:r>
          <w:rPr>
            <w:rFonts w:hint="eastAsia" w:ascii="华文新魏" w:hAnsi="Times New Roman" w:eastAsia="华文新魏" w:cs="Times New Roman"/>
            <w:spacing w:val="40"/>
            <w:sz w:val="52"/>
            <w:szCs w:val="52"/>
          </w:rPr>
          <w:delText>志愿活动发布平台</w:delText>
        </w:r>
      </w:del>
      <w:ins w:id="1" w:author="毛毛妈" w:date="2025-11-07T14:31:00Z">
        <w:r>
          <w:rPr>
            <w:rFonts w:hint="eastAsia" w:ascii="华文新魏" w:hAnsi="Times New Roman" w:eastAsia="华文新魏" w:cs="Times New Roman"/>
            <w:spacing w:val="40"/>
            <w:sz w:val="52"/>
            <w:szCs w:val="52"/>
          </w:rPr>
          <w:t>猫咖点单系统</w:t>
        </w:r>
      </w:ins>
    </w:p>
    <w:tbl>
      <w:tblPr>
        <w:tblStyle w:val="11"/>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268"/>
      </w:tblGrid>
      <w:tr w14:paraId="2F03661C">
        <w:tblPrEx>
          <w:tblCellMar>
            <w:top w:w="0" w:type="dxa"/>
            <w:left w:w="57" w:type="dxa"/>
            <w:bottom w:w="0" w:type="dxa"/>
            <w:right w:w="57" w:type="dxa"/>
          </w:tblCellMar>
        </w:tblPrEx>
        <w:trPr>
          <w:trHeight w:val="737" w:hRule="exact"/>
        </w:trPr>
        <w:tc>
          <w:tcPr>
            <w:tcW w:w="0" w:type="auto"/>
            <w:vAlign w:val="bottom"/>
          </w:tcPr>
          <w:p w14:paraId="53D5A03F">
            <w:pPr>
              <w:pStyle w:val="17"/>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457184E0">
            <w:pPr>
              <w:pStyle w:val="18"/>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w:t>
            </w:r>
            <w:r>
              <w:rPr>
                <w:rFonts w:hint="eastAsia" w:ascii="华文楷体" w:hAnsi="华文楷体" w:eastAsia="华文楷体"/>
              </w:rPr>
              <w:t>D</w:t>
            </w:r>
            <w:r>
              <w:rPr>
                <w:rFonts w:ascii="华文楷体" w:hAnsi="华文楷体" w:eastAsia="华文楷体"/>
              </w:rPr>
              <w:t xml:space="preserve"> </w:t>
            </w:r>
            <w:r>
              <w:rPr>
                <w:rFonts w:hint="eastAsia" w:ascii="华文楷体" w:hAnsi="华文楷体" w:eastAsia="华文楷体"/>
              </w:rPr>
              <w:t>刘祖铭 石家桢 杨文轩 陈际宇</w:t>
            </w:r>
          </w:p>
        </w:tc>
      </w:tr>
      <w:bookmarkEnd w:id="0"/>
      <w:tr w14:paraId="2162E255">
        <w:tblPrEx>
          <w:tblCellMar>
            <w:top w:w="0" w:type="dxa"/>
            <w:left w:w="57" w:type="dxa"/>
            <w:bottom w:w="0" w:type="dxa"/>
            <w:right w:w="57" w:type="dxa"/>
          </w:tblCellMar>
        </w:tblPrEx>
        <w:trPr>
          <w:trHeight w:val="737" w:hRule="exact"/>
        </w:trPr>
        <w:tc>
          <w:tcPr>
            <w:tcW w:w="0" w:type="auto"/>
            <w:vAlign w:val="bottom"/>
          </w:tcPr>
          <w:p w14:paraId="307106C1">
            <w:pPr>
              <w:pStyle w:val="17"/>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994784146"/>
              </w:rPr>
              <w:t>学</w:t>
            </w:r>
            <w:r>
              <w:rPr>
                <w:rFonts w:hint="eastAsia" w:ascii="方正粗黑宋简体" w:hAnsi="方正粗黑宋简体" w:eastAsia="方正粗黑宋简体"/>
                <w:spacing w:val="0"/>
                <w:kern w:val="0"/>
                <w:sz w:val="30"/>
                <w:szCs w:val="30"/>
                <w:fitText w:val="1200" w:id="994784146"/>
              </w:rPr>
              <w:t>院</w:t>
            </w:r>
          </w:p>
        </w:tc>
        <w:tc>
          <w:tcPr>
            <w:tcW w:w="0" w:type="auto"/>
            <w:tcBorders>
              <w:bottom w:val="single" w:color="auto" w:sz="4" w:space="0"/>
            </w:tcBorders>
            <w:vAlign w:val="bottom"/>
          </w:tcPr>
          <w:p w14:paraId="7B1CF7FF">
            <w:pPr>
              <w:pStyle w:val="18"/>
              <w:rPr>
                <w:rFonts w:hint="eastAsia" w:ascii="华文楷体" w:hAnsi="华文楷体" w:eastAsia="华文楷体"/>
              </w:rPr>
            </w:pPr>
            <w:r>
              <w:rPr>
                <w:rFonts w:hint="eastAsia" w:ascii="华文楷体" w:hAnsi="华文楷体" w:eastAsia="华文楷体"/>
              </w:rPr>
              <w:t>计算机科学与技术学院/软件学院</w:t>
            </w:r>
          </w:p>
        </w:tc>
      </w:tr>
      <w:tr w14:paraId="078C12D5">
        <w:tblPrEx>
          <w:tblCellMar>
            <w:top w:w="0" w:type="dxa"/>
            <w:left w:w="57" w:type="dxa"/>
            <w:bottom w:w="0" w:type="dxa"/>
            <w:right w:w="57" w:type="dxa"/>
          </w:tblCellMar>
        </w:tblPrEx>
        <w:trPr>
          <w:trHeight w:val="737" w:hRule="exact"/>
        </w:trPr>
        <w:tc>
          <w:tcPr>
            <w:tcW w:w="0" w:type="auto"/>
            <w:vAlign w:val="bottom"/>
          </w:tcPr>
          <w:p w14:paraId="6991918C">
            <w:pPr>
              <w:pStyle w:val="17"/>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8707026"/>
              </w:rPr>
              <w:t>专</w:t>
            </w:r>
            <w:r>
              <w:rPr>
                <w:rFonts w:ascii="方正粗黑宋简体" w:hAnsi="方正粗黑宋简体" w:eastAsia="方正粗黑宋简体"/>
                <w:spacing w:val="0"/>
                <w:kern w:val="0"/>
                <w:sz w:val="30"/>
                <w:szCs w:val="30"/>
                <w:fitText w:val="1200" w:id="118707026"/>
              </w:rPr>
              <w:t>业</w:t>
            </w:r>
          </w:p>
        </w:tc>
        <w:tc>
          <w:tcPr>
            <w:tcW w:w="0" w:type="auto"/>
            <w:tcBorders>
              <w:top w:val="single" w:color="auto" w:sz="4" w:space="0"/>
              <w:bottom w:val="single" w:color="auto" w:sz="4" w:space="0"/>
            </w:tcBorders>
            <w:vAlign w:val="bottom"/>
          </w:tcPr>
          <w:p w14:paraId="10898A52">
            <w:pPr>
              <w:pStyle w:val="18"/>
              <w:rPr>
                <w:rFonts w:hint="eastAsia" w:ascii="华文楷体" w:hAnsi="华文楷体" w:eastAsia="华文楷体"/>
              </w:rPr>
            </w:pPr>
            <w:r>
              <w:rPr>
                <w:rFonts w:hint="eastAsia" w:ascii="华文楷体" w:hAnsi="华文楷体" w:eastAsia="华文楷体"/>
              </w:rPr>
              <w:t>计算机科学与技术</w:t>
            </w:r>
          </w:p>
        </w:tc>
      </w:tr>
      <w:tr w14:paraId="45E6F645">
        <w:tblPrEx>
          <w:tblCellMar>
            <w:top w:w="0" w:type="dxa"/>
            <w:left w:w="57" w:type="dxa"/>
            <w:bottom w:w="0" w:type="dxa"/>
            <w:right w:w="57" w:type="dxa"/>
          </w:tblCellMar>
        </w:tblPrEx>
        <w:trPr>
          <w:trHeight w:val="737" w:hRule="exact"/>
        </w:trPr>
        <w:tc>
          <w:tcPr>
            <w:tcW w:w="0" w:type="auto"/>
            <w:vAlign w:val="bottom"/>
          </w:tcPr>
          <w:p w14:paraId="23BB1AD8">
            <w:pPr>
              <w:pStyle w:val="17"/>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563551233"/>
              </w:rPr>
              <w:t>班</w:t>
            </w:r>
            <w:r>
              <w:rPr>
                <w:rFonts w:hint="eastAsia" w:ascii="方正粗黑宋简体" w:hAnsi="方正粗黑宋简体" w:eastAsia="方正粗黑宋简体"/>
                <w:spacing w:val="0"/>
                <w:kern w:val="0"/>
                <w:sz w:val="30"/>
                <w:szCs w:val="30"/>
                <w:fitText w:val="1200" w:id="563551233"/>
              </w:rPr>
              <w:t>级</w:t>
            </w:r>
          </w:p>
        </w:tc>
        <w:tc>
          <w:tcPr>
            <w:tcW w:w="0" w:type="auto"/>
            <w:tcBorders>
              <w:top w:val="single" w:color="auto" w:sz="4" w:space="0"/>
              <w:bottom w:val="single" w:color="auto" w:sz="4" w:space="0"/>
            </w:tcBorders>
            <w:vAlign w:val="bottom"/>
          </w:tcPr>
          <w:p w14:paraId="5C01A36A">
            <w:pPr>
              <w:pStyle w:val="18"/>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3</w:t>
            </w:r>
            <w:r>
              <w:rPr>
                <w:rFonts w:ascii="华文楷体" w:hAnsi="华文楷体" w:eastAsia="华文楷体"/>
              </w:rPr>
              <w:t>10</w:t>
            </w:r>
            <w:r>
              <w:rPr>
                <w:rFonts w:hint="eastAsia" w:ascii="华文楷体" w:hAnsi="华文楷体" w:eastAsia="华文楷体"/>
              </w:rPr>
              <w:t>3</w:t>
            </w:r>
          </w:p>
        </w:tc>
      </w:tr>
      <w:bookmarkEnd w:id="1"/>
    </w:tbl>
    <w:p w14:paraId="488289F6">
      <w:pPr>
        <w:rPr>
          <w:rFonts w:ascii="华文新魏" w:hAnsi="Times New Roman" w:eastAsia="华文新魏" w:cs="Times New Roman"/>
          <w:sz w:val="52"/>
          <w:szCs w:val="52"/>
        </w:rPr>
      </w:pPr>
    </w:p>
    <w:p w14:paraId="52F3747D">
      <w:pPr>
        <w:pStyle w:val="17"/>
        <w:jc w:val="center"/>
        <w:rPr>
          <w:rFonts w:ascii="华文新魏" w:hAnsi="Times New Roman" w:eastAsia="华文新魏" w:cs="Times New Roman"/>
          <w:sz w:val="52"/>
          <w:szCs w:val="52"/>
        </w:rPr>
      </w:pPr>
    </w:p>
    <w:p w14:paraId="60C8BC3F">
      <w:pPr>
        <w:pStyle w:val="17"/>
        <w:jc w:val="center"/>
        <w:rPr>
          <w:rFonts w:ascii="华文新魏" w:hAnsi="Times New Roman" w:eastAsia="华文新魏" w:cs="Times New Roman"/>
          <w:sz w:val="52"/>
          <w:szCs w:val="52"/>
        </w:rPr>
      </w:pPr>
    </w:p>
    <w:p w14:paraId="2CB19F65">
      <w:pPr>
        <w:pStyle w:val="17"/>
        <w:jc w:val="center"/>
        <w:rPr>
          <w:ins w:id="2" w:author="毛毛妈" w:date="2025-11-15T21:50:00Z"/>
          <w:rFonts w:ascii="华文新魏" w:hAnsi="Times New Roman" w:eastAsia="华文新魏" w:cs="Times New Roman"/>
          <w:sz w:val="52"/>
          <w:szCs w:val="52"/>
        </w:rPr>
      </w:pPr>
      <w:r>
        <w:rPr>
          <w:rFonts w:ascii="华文新魏" w:hAnsi="Times New Roman" w:eastAsia="华文新魏" w:cs="Times New Roman"/>
          <w:sz w:val="52"/>
          <w:szCs w:val="52"/>
        </w:rPr>
        <w:tab/>
      </w:r>
    </w:p>
    <w:p w14:paraId="161EE87F">
      <w:pPr>
        <w:pStyle w:val="17"/>
        <w:jc w:val="center"/>
        <w:rPr>
          <w:ins w:id="3" w:author="毛毛妈" w:date="2025-11-15T21:50:00Z"/>
          <w:rFonts w:ascii="华文新魏" w:hAnsi="Times New Roman" w:eastAsia="华文新魏" w:cs="Times New Roman"/>
          <w:sz w:val="52"/>
          <w:szCs w:val="52"/>
        </w:rPr>
      </w:pPr>
    </w:p>
    <w:p w14:paraId="0FEA98C1">
      <w:pPr>
        <w:pStyle w:val="17"/>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十一</w:t>
      </w:r>
      <w:r>
        <w:rPr>
          <w:sz w:val="30"/>
          <w:szCs w:val="30"/>
        </w:rPr>
        <w:t>月</w:t>
      </w:r>
    </w:p>
    <w:p w14:paraId="35F2CBC0">
      <w:pPr>
        <w:pStyle w:val="17"/>
        <w:jc w:val="center"/>
        <w:rPr>
          <w:sz w:val="30"/>
          <w:szCs w:val="30"/>
        </w:rPr>
      </w:pP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4"/>
          <w:rFonts w:ascii="华文中宋" w:hAnsi="华文中宋" w:eastAsia="华文中宋" w:cstheme="minorBidi"/>
          <w:color w:val="0026E5" w:themeColor="hyperlink"/>
          <w:kern w:val="2"/>
          <w:sz w:val="21"/>
          <w:szCs w:val="22"/>
          <w:u w:val="single"/>
          <w:lang w:val="en-US"/>
          <w14:textFill>
            <w14:solidFill>
              <w14:schemeClr w14:val="hlink"/>
            </w14:solidFill>
          </w14:textFill>
        </w:rPr>
      </w:sdtEndPr>
      <w:sdtContent>
        <w:p w14:paraId="3E7F61F6">
          <w:pPr>
            <w:pStyle w:val="19"/>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37DDF2B5">
          <w:pPr>
            <w:pStyle w:val="9"/>
            <w:tabs>
              <w:tab w:val="right" w:leader="dot" w:pos="8296"/>
            </w:tabs>
            <w:spacing w:line="360" w:lineRule="auto"/>
            <w:rPr>
              <w:rStyle w:val="14"/>
              <w:rFonts w:hint="eastAsia" w:ascii="华文中宋" w:hAnsi="华文中宋" w:eastAsia="华文中宋"/>
            </w:rPr>
          </w:pPr>
          <w:r>
            <w:rPr>
              <w:rStyle w:val="14"/>
              <w:rFonts w:hint="eastAsia" w:ascii="华文中宋" w:hAnsi="华文中宋" w:eastAsia="华文中宋"/>
            </w:rPr>
            <w:fldChar w:fldCharType="begin"/>
          </w:r>
          <w:r>
            <w:rPr>
              <w:rStyle w:val="14"/>
              <w:rFonts w:hint="eastAsia" w:ascii="华文中宋" w:hAnsi="华文中宋" w:eastAsia="华文中宋"/>
            </w:rPr>
            <w:instrText xml:space="preserve"> TOC \o "1-3" \h \z \u </w:instrText>
          </w:r>
          <w:r>
            <w:rPr>
              <w:rStyle w:val="14"/>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4"/>
              <w:rFonts w:ascii="华文中宋" w:hAnsi="华文中宋" w:eastAsia="华文中宋"/>
            </w:rPr>
            <w:t>一、引言</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_Toc149848655 \h </w:instrText>
          </w:r>
          <w:r>
            <w:rPr>
              <w:rStyle w:val="14"/>
              <w:rFonts w:ascii="华文中宋" w:hAnsi="华文中宋" w:eastAsia="华文中宋"/>
            </w:rPr>
            <w:fldChar w:fldCharType="separate"/>
          </w:r>
          <w:r>
            <w:rPr>
              <w:rStyle w:val="14"/>
              <w:rFonts w:ascii="华文中宋" w:hAnsi="华文中宋" w:eastAsia="华文中宋"/>
            </w:rPr>
            <w:t>2</w:t>
          </w:r>
          <w:r>
            <w:rPr>
              <w:rStyle w:val="14"/>
              <w:rFonts w:ascii="华文中宋" w:hAnsi="华文中宋" w:eastAsia="华文中宋"/>
            </w:rPr>
            <w:fldChar w:fldCharType="end"/>
          </w:r>
          <w:r>
            <w:rPr>
              <w:rStyle w:val="14"/>
              <w:rFonts w:ascii="华文中宋" w:hAnsi="华文中宋" w:eastAsia="华文中宋"/>
            </w:rPr>
            <w:fldChar w:fldCharType="end"/>
          </w:r>
        </w:p>
        <w:p w14:paraId="58B4E983">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"_Toc149848656" </w:instrText>
          </w:r>
          <w:r>
            <w:fldChar w:fldCharType="separate"/>
          </w:r>
          <w:r>
            <w:rPr>
              <w:rStyle w:val="14"/>
              <w:rFonts w:ascii="华文中宋" w:hAnsi="华文中宋" w:eastAsia="华文中宋"/>
            </w:rPr>
            <w:t>1、编写目的</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_Toc149848656 \h </w:instrText>
          </w:r>
          <w:r>
            <w:rPr>
              <w:rStyle w:val="14"/>
              <w:rFonts w:ascii="华文中宋" w:hAnsi="华文中宋" w:eastAsia="华文中宋"/>
            </w:rPr>
            <w:fldChar w:fldCharType="separate"/>
          </w:r>
          <w:r>
            <w:rPr>
              <w:rStyle w:val="14"/>
              <w:rFonts w:ascii="华文中宋" w:hAnsi="华文中宋" w:eastAsia="华文中宋"/>
            </w:rPr>
            <w:t>2</w:t>
          </w:r>
          <w:r>
            <w:rPr>
              <w:rStyle w:val="14"/>
              <w:rFonts w:ascii="华文中宋" w:hAnsi="华文中宋" w:eastAsia="华文中宋"/>
            </w:rPr>
            <w:fldChar w:fldCharType="end"/>
          </w:r>
          <w:r>
            <w:rPr>
              <w:rStyle w:val="14"/>
              <w:rFonts w:ascii="华文中宋" w:hAnsi="华文中宋" w:eastAsia="华文中宋"/>
            </w:rPr>
            <w:fldChar w:fldCharType="end"/>
          </w:r>
        </w:p>
        <w:p w14:paraId="2F6F25AD">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"_Toc149848657" </w:instrText>
          </w:r>
          <w:r>
            <w:fldChar w:fldCharType="separate"/>
          </w:r>
          <w:r>
            <w:rPr>
              <w:rStyle w:val="14"/>
              <w:rFonts w:ascii="华文中宋" w:hAnsi="华文中宋" w:eastAsia="华文中宋"/>
            </w:rPr>
            <w:t>2、背景</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_Toc149848657 \h </w:instrText>
          </w:r>
          <w:r>
            <w:rPr>
              <w:rStyle w:val="14"/>
              <w:rFonts w:ascii="华文中宋" w:hAnsi="华文中宋" w:eastAsia="华文中宋"/>
            </w:rPr>
            <w:fldChar w:fldCharType="separate"/>
          </w:r>
          <w:r>
            <w:rPr>
              <w:rStyle w:val="14"/>
              <w:rFonts w:ascii="华文中宋" w:hAnsi="华文中宋" w:eastAsia="华文中宋"/>
            </w:rPr>
            <w:t>3</w:t>
          </w:r>
          <w:r>
            <w:rPr>
              <w:rStyle w:val="14"/>
              <w:rFonts w:ascii="华文中宋" w:hAnsi="华文中宋" w:eastAsia="华文中宋"/>
            </w:rPr>
            <w:fldChar w:fldCharType="end"/>
          </w:r>
          <w:r>
            <w:rPr>
              <w:rStyle w:val="14"/>
              <w:rFonts w:ascii="华文中宋" w:hAnsi="华文中宋" w:eastAsia="华文中宋"/>
            </w:rPr>
            <w:fldChar w:fldCharType="end"/>
          </w:r>
        </w:p>
        <w:p w14:paraId="56052494">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"_Toc149848658" </w:instrText>
          </w:r>
          <w:r>
            <w:fldChar w:fldCharType="separate"/>
          </w:r>
          <w:r>
            <w:rPr>
              <w:rStyle w:val="14"/>
              <w:rFonts w:ascii="华文中宋" w:hAnsi="华文中宋" w:eastAsia="华文中宋"/>
            </w:rPr>
            <w:t>3、定义</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_Toc149848658 \h </w:instrText>
          </w:r>
          <w:r>
            <w:rPr>
              <w:rStyle w:val="14"/>
              <w:rFonts w:ascii="华文中宋" w:hAnsi="华文中宋" w:eastAsia="华文中宋"/>
            </w:rPr>
            <w:fldChar w:fldCharType="separate"/>
          </w:r>
          <w:r>
            <w:rPr>
              <w:rStyle w:val="14"/>
              <w:rFonts w:ascii="华文中宋" w:hAnsi="华文中宋" w:eastAsia="华文中宋"/>
            </w:rPr>
            <w:t>3</w:t>
          </w:r>
          <w:r>
            <w:rPr>
              <w:rStyle w:val="14"/>
              <w:rFonts w:ascii="华文中宋" w:hAnsi="华文中宋" w:eastAsia="华文中宋"/>
            </w:rPr>
            <w:fldChar w:fldCharType="end"/>
          </w:r>
          <w:r>
            <w:rPr>
              <w:rStyle w:val="14"/>
              <w:rFonts w:ascii="华文中宋" w:hAnsi="华文中宋" w:eastAsia="华文中宋"/>
            </w:rPr>
            <w:fldChar w:fldCharType="end"/>
          </w:r>
        </w:p>
        <w:p w14:paraId="1E592D97">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"_Toc149848659" </w:instrText>
          </w:r>
          <w:r>
            <w:fldChar w:fldCharType="separate"/>
          </w:r>
          <w:r>
            <w:rPr>
              <w:rStyle w:val="14"/>
              <w:rFonts w:ascii="华文中宋" w:hAnsi="华文中宋" w:eastAsia="华文中宋"/>
            </w:rPr>
            <w:t>4、参考文献</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_Toc149848659 \h </w:instrText>
          </w:r>
          <w:r>
            <w:rPr>
              <w:rStyle w:val="14"/>
              <w:rFonts w:ascii="华文中宋" w:hAnsi="华文中宋" w:eastAsia="华文中宋"/>
            </w:rPr>
            <w:fldChar w:fldCharType="separate"/>
          </w:r>
          <w:r>
            <w:rPr>
              <w:rStyle w:val="14"/>
              <w:rFonts w:ascii="华文中宋" w:hAnsi="华文中宋" w:eastAsia="华文中宋"/>
            </w:rPr>
            <w:t>4</w:t>
          </w:r>
          <w:r>
            <w:rPr>
              <w:rStyle w:val="14"/>
              <w:rFonts w:ascii="华文中宋" w:hAnsi="华文中宋" w:eastAsia="华文中宋"/>
            </w:rPr>
            <w:fldChar w:fldCharType="end"/>
          </w:r>
          <w:r>
            <w:rPr>
              <w:rStyle w:val="14"/>
              <w:rFonts w:ascii="华文中宋" w:hAnsi="华文中宋" w:eastAsia="华文中宋"/>
            </w:rPr>
            <w:fldChar w:fldCharType="end"/>
          </w:r>
        </w:p>
        <w:p w14:paraId="5E36BBF1">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"_Toc149848660" </w:instrText>
          </w:r>
          <w:r>
            <w:fldChar w:fldCharType="separate"/>
          </w:r>
          <w:r>
            <w:rPr>
              <w:rStyle w:val="14"/>
              <w:rFonts w:ascii="华文中宋" w:hAnsi="华文中宋" w:eastAsia="华文中宋"/>
            </w:rPr>
            <w:t>二、系统结构模型</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_Toc149848660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74D4EE54">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"_Toc149848661" </w:instrText>
          </w:r>
          <w:r>
            <w:fldChar w:fldCharType="separate"/>
          </w:r>
          <w:r>
            <w:rPr>
              <w:rStyle w:val="14"/>
              <w:rFonts w:ascii="华文中宋" w:hAnsi="华文中宋" w:eastAsia="华文中宋"/>
            </w:rPr>
            <w:t>1、初始对象表</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_Toc149848661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27C80E4B">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"_Toc149848662" </w:instrText>
          </w:r>
          <w:r>
            <w:fldChar w:fldCharType="separate"/>
          </w:r>
          <w:r>
            <w:rPr>
              <w:rStyle w:val="14"/>
              <w:rFonts w:ascii="华文中宋" w:hAnsi="华文中宋" w:eastAsia="华文中宋"/>
            </w:rPr>
            <w:t>2、初始类图</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_Toc149848662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40D91DCD">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"_Toc149848663" </w:instrText>
          </w:r>
          <w:r>
            <w:fldChar w:fldCharType="separate"/>
          </w:r>
          <w:r>
            <w:rPr>
              <w:rStyle w:val="14"/>
              <w:rFonts w:ascii="华文中宋" w:hAnsi="华文中宋" w:eastAsia="华文中宋"/>
            </w:rPr>
            <w:t>3、细化类图</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_Toc149848663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6459110B">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"_Toc149848664" </w:instrText>
          </w:r>
          <w:r>
            <w:fldChar w:fldCharType="separate"/>
          </w:r>
          <w:r>
            <w:rPr>
              <w:rStyle w:val="14"/>
              <w:rFonts w:ascii="华文中宋" w:hAnsi="华文中宋" w:eastAsia="华文中宋"/>
            </w:rPr>
            <w:t>3.1属性的识别</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_Toc149848664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47EFCF74">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"_Toc149848665" </w:instrText>
          </w:r>
          <w:r>
            <w:fldChar w:fldCharType="separate"/>
          </w:r>
          <w:r>
            <w:rPr>
              <w:rStyle w:val="14"/>
              <w:rFonts w:ascii="华文中宋" w:hAnsi="华文中宋" w:eastAsia="华文中宋"/>
            </w:rPr>
            <w:t>3.2操作的识别</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_Toc149848665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55F663AA">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"_Toc149848666" </w:instrText>
          </w:r>
          <w:r>
            <w:fldChar w:fldCharType="separate"/>
          </w:r>
          <w:r>
            <w:rPr>
              <w:rStyle w:val="14"/>
              <w:rFonts w:ascii="华文中宋" w:hAnsi="华文中宋" w:eastAsia="华文中宋"/>
            </w:rPr>
            <w:t>4、三层精化类图</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_Toc149848666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685A5862">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"_Toc149848667" </w:instrText>
          </w:r>
          <w:r>
            <w:fldChar w:fldCharType="separate"/>
          </w:r>
          <w:r>
            <w:rPr>
              <w:rStyle w:val="14"/>
              <w:rFonts w:ascii="华文中宋" w:hAnsi="华文中宋" w:eastAsia="华文中宋"/>
            </w:rPr>
            <w:t>三、系统行为模型</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_Toc149848667 \h </w:instrText>
          </w:r>
          <w:r>
            <w:rPr>
              <w:rStyle w:val="14"/>
              <w:rFonts w:ascii="华文中宋" w:hAnsi="华文中宋" w:eastAsia="华文中宋"/>
            </w:rPr>
            <w:fldChar w:fldCharType="separate"/>
          </w:r>
          <w:r>
            <w:rPr>
              <w:rStyle w:val="14"/>
              <w:rFonts w:ascii="华文中宋" w:hAnsi="华文中宋" w:eastAsia="华文中宋"/>
            </w:rPr>
            <w:t>9</w:t>
          </w:r>
          <w:r>
            <w:rPr>
              <w:rStyle w:val="14"/>
              <w:rFonts w:ascii="华文中宋" w:hAnsi="华文中宋" w:eastAsia="华文中宋"/>
            </w:rPr>
            <w:fldChar w:fldCharType="end"/>
          </w:r>
          <w:r>
            <w:rPr>
              <w:rStyle w:val="14"/>
              <w:rFonts w:ascii="华文中宋" w:hAnsi="华文中宋" w:eastAsia="华文中宋"/>
            </w:rPr>
            <w:fldChar w:fldCharType="end"/>
          </w:r>
        </w:p>
        <w:p w14:paraId="6CFD8975">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"_Toc149848668" </w:instrText>
          </w:r>
          <w:r>
            <w:fldChar w:fldCharType="separate"/>
          </w:r>
          <w:r>
            <w:rPr>
              <w:rStyle w:val="14"/>
              <w:rFonts w:ascii="华文中宋" w:hAnsi="华文中宋" w:eastAsia="华文中宋"/>
            </w:rPr>
            <w:t>1、交互模型</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_Toc149848668 \h </w:instrText>
          </w:r>
          <w:r>
            <w:rPr>
              <w:rStyle w:val="14"/>
              <w:rFonts w:ascii="华文中宋" w:hAnsi="华文中宋" w:eastAsia="华文中宋"/>
            </w:rPr>
            <w:fldChar w:fldCharType="separate"/>
          </w:r>
          <w:r>
            <w:rPr>
              <w:rStyle w:val="14"/>
              <w:rFonts w:ascii="华文中宋" w:hAnsi="华文中宋" w:eastAsia="华文中宋"/>
            </w:rPr>
            <w:t>9</w:t>
          </w:r>
          <w:r>
            <w:rPr>
              <w:rStyle w:val="14"/>
              <w:rFonts w:ascii="华文中宋" w:hAnsi="华文中宋" w:eastAsia="华文中宋"/>
            </w:rPr>
            <w:fldChar w:fldCharType="end"/>
          </w:r>
          <w:r>
            <w:rPr>
              <w:rStyle w:val="14"/>
              <w:rFonts w:ascii="华文中宋" w:hAnsi="华文中宋" w:eastAsia="华文中宋"/>
            </w:rPr>
            <w:fldChar w:fldCharType="end"/>
          </w:r>
        </w:p>
        <w:p w14:paraId="558F2FE2">
          <w:pPr>
            <w:pStyle w:val="9"/>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"_Toc149848669" </w:instrText>
          </w:r>
          <w:r>
            <w:fldChar w:fldCharType="separate"/>
          </w:r>
          <w:r>
            <w:rPr>
              <w:rStyle w:val="14"/>
              <w:rFonts w:ascii="华文中宋" w:hAnsi="华文中宋" w:eastAsia="华文中宋"/>
            </w:rPr>
            <w:t>2、状态模型</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_Toc149848669 \h </w:instrText>
          </w:r>
          <w:r>
            <w:rPr>
              <w:rStyle w:val="14"/>
              <w:rFonts w:ascii="华文中宋" w:hAnsi="华文中宋" w:eastAsia="华文中宋"/>
            </w:rPr>
            <w:fldChar w:fldCharType="separate"/>
          </w:r>
          <w:r>
            <w:rPr>
              <w:rStyle w:val="14"/>
              <w:rFonts w:ascii="华文中宋" w:hAnsi="华文中宋" w:eastAsia="华文中宋"/>
            </w:rPr>
            <w:t>17</w:t>
          </w:r>
          <w:r>
            <w:rPr>
              <w:rStyle w:val="14"/>
              <w:rFonts w:ascii="华文中宋" w:hAnsi="华文中宋" w:eastAsia="华文中宋"/>
            </w:rPr>
            <w:fldChar w:fldCharType="end"/>
          </w:r>
          <w:r>
            <w:rPr>
              <w:rStyle w:val="14"/>
              <w:rFonts w:ascii="华文中宋" w:hAnsi="华文中宋" w:eastAsia="华文中宋"/>
            </w:rPr>
            <w:fldChar w:fldCharType="end"/>
          </w:r>
        </w:p>
        <w:p w14:paraId="712CDDF8">
          <w:pPr>
            <w:pStyle w:val="9"/>
            <w:tabs>
              <w:tab w:val="right" w:leader="dot" w:pos="8296"/>
            </w:tabs>
            <w:spacing w:line="360" w:lineRule="auto"/>
            <w:rPr>
              <w:rStyle w:val="14"/>
              <w:rFonts w:hint="eastAsia" w:ascii="华文中宋" w:hAnsi="华文中宋" w:eastAsia="华文中宋"/>
            </w:rPr>
          </w:pPr>
          <w:r>
            <w:rPr>
              <w:rStyle w:val="14"/>
              <w:rFonts w:hint="eastAsia" w:ascii="华文中宋" w:hAnsi="华文中宋" w:eastAsia="华文中宋"/>
            </w:rPr>
            <w:fldChar w:fldCharType="end"/>
          </w:r>
        </w:p>
      </w:sdtContent>
    </w:sdt>
    <w:p w14:paraId="614C705F">
      <w:pPr>
        <w:pStyle w:val="17"/>
        <w:jc w:val="center"/>
        <w:rPr>
          <w:sz w:val="30"/>
          <w:szCs w:val="30"/>
        </w:rPr>
      </w:pPr>
    </w:p>
    <w:p w14:paraId="4C7FE153">
      <w:pPr>
        <w:pStyle w:val="17"/>
        <w:jc w:val="center"/>
        <w:rPr>
          <w:sz w:val="30"/>
          <w:szCs w:val="30"/>
        </w:rPr>
      </w:pPr>
    </w:p>
    <w:p w14:paraId="60F40DCF">
      <w:pPr>
        <w:pStyle w:val="17"/>
        <w:jc w:val="center"/>
        <w:rPr>
          <w:sz w:val="30"/>
          <w:szCs w:val="30"/>
        </w:rPr>
      </w:pPr>
    </w:p>
    <w:p w14:paraId="0DC2A42E">
      <w:pPr>
        <w:pStyle w:val="17"/>
        <w:jc w:val="center"/>
        <w:rPr>
          <w:sz w:val="30"/>
          <w:szCs w:val="30"/>
        </w:rPr>
      </w:pPr>
    </w:p>
    <w:p w14:paraId="7F21345A">
      <w:pPr>
        <w:pStyle w:val="17"/>
        <w:jc w:val="center"/>
        <w:rPr>
          <w:sz w:val="30"/>
          <w:szCs w:val="30"/>
        </w:rPr>
      </w:pPr>
    </w:p>
    <w:p w14:paraId="37E25103">
      <w:pPr>
        <w:pStyle w:val="17"/>
        <w:jc w:val="center"/>
        <w:rPr>
          <w:sz w:val="30"/>
          <w:szCs w:val="30"/>
        </w:rPr>
      </w:pPr>
    </w:p>
    <w:p w14:paraId="004AC4B9">
      <w:pPr>
        <w:pStyle w:val="2"/>
        <w:rPr>
          <w:rFonts w:hint="eastAsia"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4F699E82">
      <w:pPr>
        <w:pStyle w:val="3"/>
      </w:pPr>
      <w:bookmarkStart w:id="3" w:name="_Toc149848658"/>
      <w:bookmarkStart w:id="4" w:name="_Toc149848656"/>
      <w:r>
        <w:rPr>
          <w:rFonts w:hint="eastAsia"/>
        </w:rPr>
        <w:t>3、定义</w:t>
      </w:r>
      <w:bookmarkEnd w:id="3"/>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2F85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tcPr>
          <w:p w14:paraId="21F2CF00">
            <w:pPr>
              <w:spacing w:line="360" w:lineRule="auto"/>
              <w:jc w:val="center"/>
              <w:rPr>
                <w:rFonts w:hint="eastAsia" w:ascii="宋体" w:hAnsi="宋体" w:eastAsia="宋体"/>
              </w:rPr>
            </w:pPr>
            <w:r>
              <w:rPr>
                <w:rFonts w:hint="eastAsia" w:ascii="宋体" w:hAnsi="宋体" w:eastAsia="宋体"/>
              </w:rPr>
              <w:t>名称</w:t>
            </w:r>
          </w:p>
        </w:tc>
        <w:tc>
          <w:tcPr>
            <w:tcW w:w="6287" w:type="dxa"/>
          </w:tcPr>
          <w:p w14:paraId="7AFBF8D4">
            <w:pPr>
              <w:spacing w:line="360" w:lineRule="auto"/>
              <w:jc w:val="center"/>
              <w:rPr>
                <w:rFonts w:hint="eastAsia" w:ascii="宋体" w:hAnsi="宋体" w:eastAsia="宋体"/>
              </w:rPr>
            </w:pPr>
            <w:r>
              <w:rPr>
                <w:rFonts w:hint="eastAsia" w:ascii="宋体" w:hAnsi="宋体" w:eastAsia="宋体"/>
              </w:rPr>
              <w:t>说明</w:t>
            </w:r>
          </w:p>
        </w:tc>
      </w:tr>
      <w:tr w14:paraId="242B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F2DEBF3">
            <w:pPr>
              <w:spacing w:line="360" w:lineRule="auto"/>
              <w:jc w:val="center"/>
              <w:rPr>
                <w:rFonts w:hint="eastAsia" w:ascii="宋体" w:hAnsi="宋体" w:eastAsia="宋体"/>
              </w:rPr>
            </w:pPr>
            <w:r>
              <w:rPr>
                <w:rFonts w:hint="eastAsia" w:ascii="宋体" w:hAnsi="宋体" w:eastAsia="宋体"/>
              </w:rPr>
              <w:t>账号</w:t>
            </w:r>
          </w:p>
        </w:tc>
        <w:tc>
          <w:tcPr>
            <w:tcW w:w="6287" w:type="dxa"/>
          </w:tcPr>
          <w:p w14:paraId="5FC1AD88">
            <w:pPr>
              <w:spacing w:line="360" w:lineRule="auto"/>
              <w:jc w:val="left"/>
              <w:rPr>
                <w:rFonts w:hint="eastAsia" w:ascii="宋体" w:hAnsi="宋体" w:eastAsia="宋体"/>
              </w:rPr>
            </w:pPr>
            <w:r>
              <w:rPr>
                <w:rFonts w:hint="eastAsia" w:ascii="宋体" w:hAnsi="宋体" w:eastAsia="宋体"/>
              </w:rPr>
              <w:t>用户注册时登记的用户名（手机）及密码</w:t>
            </w:r>
          </w:p>
        </w:tc>
      </w:tr>
      <w:tr w14:paraId="1220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3E8443C">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208E675F">
            <w:pPr>
              <w:spacing w:line="360" w:lineRule="auto"/>
              <w:jc w:val="left"/>
              <w:rPr>
                <w:rFonts w:hint="eastAsia" w:ascii="宋体" w:hAnsi="宋体" w:eastAsia="宋体"/>
              </w:rPr>
            </w:pPr>
            <w:r>
              <w:rPr>
                <w:rFonts w:hint="eastAsia" w:ascii="宋体" w:hAnsi="宋体" w:eastAsia="宋体"/>
              </w:rPr>
              <w:t>用户、管理员</w:t>
            </w:r>
          </w:p>
        </w:tc>
      </w:tr>
      <w:tr w14:paraId="14AB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35453C7">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551EABA5">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4406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A528732">
            <w:pPr>
              <w:spacing w:line="360" w:lineRule="auto"/>
              <w:jc w:val="center"/>
              <w:rPr>
                <w:rFonts w:hint="eastAsia" w:ascii="宋体" w:hAnsi="宋体" w:eastAsia="宋体"/>
              </w:rPr>
            </w:pPr>
            <w:bookmarkStart w:id="5" w:name="_Hlk148548453"/>
            <w:r>
              <w:rPr>
                <w:rFonts w:hint="eastAsia" w:ascii="宋体" w:hAnsi="宋体" w:eastAsia="宋体"/>
              </w:rPr>
              <w:t>商品查询</w:t>
            </w:r>
          </w:p>
        </w:tc>
        <w:tc>
          <w:tcPr>
            <w:tcW w:w="6287" w:type="dxa"/>
          </w:tcPr>
          <w:p w14:paraId="6B1948B3">
            <w:pPr>
              <w:spacing w:line="360" w:lineRule="auto"/>
              <w:jc w:val="left"/>
              <w:rPr>
                <w:rFonts w:hint="eastAsia" w:ascii="宋体" w:hAnsi="宋体" w:eastAsia="宋体"/>
                <w:szCs w:val="21"/>
              </w:rPr>
            </w:pPr>
            <w:r>
              <w:rPr>
                <w:rFonts w:hint="eastAsia" w:ascii="宋体" w:hAnsi="宋体" w:eastAsia="宋体"/>
                <w:szCs w:val="21"/>
              </w:rPr>
              <w:t>用户和管理员均可通过该模块浏览当前已有的服务、餐饮和猫咪用品信息</w:t>
            </w:r>
          </w:p>
        </w:tc>
      </w:tr>
      <w:tr w14:paraId="1742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B0ED61C">
            <w:pPr>
              <w:spacing w:line="360" w:lineRule="auto"/>
              <w:jc w:val="center"/>
              <w:rPr>
                <w:rFonts w:hint="eastAsia" w:ascii="宋体" w:hAnsi="宋体" w:eastAsia="宋体"/>
              </w:rPr>
            </w:pPr>
            <w:r>
              <w:rPr>
                <w:rFonts w:hint="eastAsia" w:ascii="宋体" w:hAnsi="宋体" w:eastAsia="宋体"/>
              </w:rPr>
              <w:t>商品下单</w:t>
            </w:r>
          </w:p>
        </w:tc>
        <w:tc>
          <w:tcPr>
            <w:tcW w:w="6287" w:type="dxa"/>
          </w:tcPr>
          <w:p w14:paraId="6338DB51">
            <w:pPr>
              <w:spacing w:line="360" w:lineRule="auto"/>
              <w:jc w:val="left"/>
              <w:rPr>
                <w:rFonts w:hint="eastAsia" w:ascii="宋体" w:hAnsi="宋体" w:eastAsia="宋体"/>
                <w:szCs w:val="21"/>
              </w:rPr>
            </w:pPr>
            <w:r>
              <w:rPr>
                <w:rFonts w:hint="eastAsia" w:ascii="宋体" w:hAnsi="宋体" w:eastAsia="宋体"/>
                <w:szCs w:val="21"/>
              </w:rPr>
              <w:t>用户查询商品信息时选择需要的商品及其数量后购买并发起订单</w:t>
            </w:r>
          </w:p>
        </w:tc>
      </w:tr>
      <w:tr w14:paraId="7FFA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355ECF8">
            <w:pPr>
              <w:spacing w:line="360" w:lineRule="auto"/>
              <w:jc w:val="center"/>
              <w:rPr>
                <w:rFonts w:hint="eastAsia" w:ascii="宋体" w:hAnsi="宋体" w:eastAsia="宋体"/>
              </w:rPr>
            </w:pPr>
            <w:r>
              <w:rPr>
                <w:rFonts w:hint="eastAsia" w:ascii="宋体" w:hAnsi="宋体" w:eastAsia="宋体"/>
                <w:szCs w:val="21"/>
              </w:rPr>
              <w:t>查看订单</w:t>
            </w:r>
          </w:p>
        </w:tc>
        <w:tc>
          <w:tcPr>
            <w:tcW w:w="6287" w:type="dxa"/>
          </w:tcPr>
          <w:p w14:paraId="4270E47F">
            <w:pPr>
              <w:spacing w:line="360" w:lineRule="auto"/>
              <w:jc w:val="left"/>
              <w:rPr>
                <w:rFonts w:hint="eastAsia" w:ascii="宋体" w:hAnsi="宋体" w:eastAsia="宋体"/>
              </w:rPr>
            </w:pPr>
            <w:r>
              <w:rPr>
                <w:rFonts w:hint="eastAsia" w:ascii="宋体" w:hAnsi="宋体" w:eastAsia="宋体"/>
              </w:rPr>
              <w:t>用户可查看自己下单和取消的订单，并通过商品名称查询特定订单</w:t>
            </w:r>
          </w:p>
        </w:tc>
      </w:tr>
      <w:tr w14:paraId="3EE6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29C6D0A">
            <w:pPr>
              <w:spacing w:line="360" w:lineRule="auto"/>
              <w:jc w:val="center"/>
              <w:rPr>
                <w:rFonts w:hint="eastAsia" w:ascii="宋体" w:hAnsi="宋体" w:eastAsia="宋体"/>
                <w:szCs w:val="21"/>
              </w:rPr>
            </w:pPr>
            <w:r>
              <w:rPr>
                <w:rFonts w:hint="eastAsia" w:ascii="宋体" w:hAnsi="宋体" w:eastAsia="宋体"/>
                <w:szCs w:val="21"/>
              </w:rPr>
              <w:t>删除订单</w:t>
            </w:r>
          </w:p>
        </w:tc>
        <w:tc>
          <w:tcPr>
            <w:tcW w:w="6287" w:type="dxa"/>
          </w:tcPr>
          <w:p w14:paraId="56100042">
            <w:pPr>
              <w:spacing w:line="360" w:lineRule="auto"/>
              <w:jc w:val="left"/>
              <w:rPr>
                <w:rFonts w:hint="eastAsia" w:ascii="宋体" w:hAnsi="宋体" w:eastAsia="宋体"/>
              </w:rPr>
            </w:pPr>
            <w:r>
              <w:rPr>
                <w:rFonts w:hint="eastAsia" w:ascii="宋体" w:hAnsi="宋体" w:eastAsia="宋体"/>
              </w:rPr>
              <w:t>管理员删除所有订单状态，用户删除自己订单</w:t>
            </w:r>
          </w:p>
        </w:tc>
      </w:tr>
      <w:tr w14:paraId="7522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6405EC3">
            <w:pPr>
              <w:spacing w:line="360" w:lineRule="auto"/>
              <w:jc w:val="center"/>
              <w:rPr>
                <w:rFonts w:hint="eastAsia" w:ascii="宋体" w:hAnsi="宋体" w:eastAsia="宋体"/>
                <w:szCs w:val="21"/>
              </w:rPr>
            </w:pPr>
            <w:r>
              <w:rPr>
                <w:rFonts w:hint="eastAsia" w:ascii="宋体" w:hAnsi="宋体" w:eastAsia="宋体"/>
                <w:szCs w:val="21"/>
              </w:rPr>
              <w:t>修改订单</w:t>
            </w:r>
          </w:p>
        </w:tc>
        <w:tc>
          <w:tcPr>
            <w:tcW w:w="6287" w:type="dxa"/>
          </w:tcPr>
          <w:p w14:paraId="5E802545">
            <w:pPr>
              <w:spacing w:line="360" w:lineRule="auto"/>
              <w:jc w:val="left"/>
              <w:rPr>
                <w:rFonts w:hint="eastAsia" w:ascii="宋体" w:hAnsi="宋体" w:eastAsia="宋体"/>
              </w:rPr>
            </w:pPr>
            <w:r>
              <w:rPr>
                <w:rFonts w:hint="eastAsia" w:ascii="宋体" w:hAnsi="宋体" w:eastAsia="宋体"/>
              </w:rPr>
              <w:t>管理员修改所有订单状态，用户修改自己订单</w:t>
            </w:r>
          </w:p>
        </w:tc>
      </w:tr>
      <w:tr w14:paraId="65DC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EE61CF">
            <w:pPr>
              <w:spacing w:line="360" w:lineRule="auto"/>
              <w:jc w:val="center"/>
              <w:rPr>
                <w:rFonts w:hint="eastAsia" w:ascii="宋体" w:hAnsi="宋体" w:eastAsia="宋体"/>
                <w:szCs w:val="21"/>
              </w:rPr>
            </w:pPr>
            <w:r>
              <w:rPr>
                <w:rFonts w:hint="eastAsia" w:ascii="宋体" w:hAnsi="宋体" w:eastAsia="宋体"/>
                <w:szCs w:val="21"/>
              </w:rPr>
              <w:t>商品点赞</w:t>
            </w:r>
          </w:p>
        </w:tc>
        <w:tc>
          <w:tcPr>
            <w:tcW w:w="6287" w:type="dxa"/>
          </w:tcPr>
          <w:p w14:paraId="642B22A1">
            <w:pPr>
              <w:spacing w:line="360" w:lineRule="auto"/>
              <w:jc w:val="left"/>
              <w:rPr>
                <w:rFonts w:hint="eastAsia" w:ascii="宋体" w:hAnsi="宋体" w:eastAsia="宋体"/>
              </w:rPr>
            </w:pPr>
            <w:r>
              <w:rPr>
                <w:rFonts w:hint="eastAsia" w:ascii="宋体" w:hAnsi="宋体" w:eastAsia="宋体"/>
              </w:rPr>
              <w:t>用户可以点赞自己喜欢的商品</w:t>
            </w:r>
          </w:p>
        </w:tc>
      </w:tr>
      <w:tr w14:paraId="7D58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0B591A">
            <w:pPr>
              <w:spacing w:line="360" w:lineRule="auto"/>
              <w:jc w:val="center"/>
              <w:rPr>
                <w:rFonts w:hint="eastAsia" w:ascii="宋体" w:hAnsi="宋体" w:eastAsia="宋体"/>
                <w:szCs w:val="21"/>
              </w:rPr>
            </w:pPr>
            <w:r>
              <w:rPr>
                <w:rFonts w:hint="eastAsia" w:ascii="宋体" w:hAnsi="宋体" w:eastAsia="宋体"/>
                <w:szCs w:val="21"/>
              </w:rPr>
              <w:t>商品点赞取消</w:t>
            </w:r>
          </w:p>
        </w:tc>
        <w:tc>
          <w:tcPr>
            <w:tcW w:w="6287" w:type="dxa"/>
          </w:tcPr>
          <w:p w14:paraId="2F6629A4">
            <w:pPr>
              <w:spacing w:line="360" w:lineRule="auto"/>
              <w:jc w:val="left"/>
              <w:rPr>
                <w:rFonts w:hint="eastAsia" w:ascii="宋体" w:hAnsi="宋体" w:eastAsia="宋体"/>
              </w:rPr>
            </w:pPr>
            <w:r>
              <w:rPr>
                <w:rFonts w:hint="eastAsia" w:ascii="宋体" w:hAnsi="宋体" w:eastAsia="宋体"/>
              </w:rPr>
              <w:t>用户可以取消已点赞的商品</w:t>
            </w:r>
          </w:p>
        </w:tc>
      </w:tr>
      <w:tr w14:paraId="4B89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DCF4208">
            <w:pPr>
              <w:spacing w:line="360" w:lineRule="auto"/>
              <w:jc w:val="center"/>
              <w:rPr>
                <w:rFonts w:hint="eastAsia" w:ascii="宋体" w:hAnsi="宋体" w:eastAsia="宋体"/>
                <w:szCs w:val="21"/>
              </w:rPr>
            </w:pPr>
            <w:r>
              <w:rPr>
                <w:rFonts w:hint="eastAsia" w:ascii="宋体" w:hAnsi="宋体" w:eastAsia="宋体"/>
                <w:szCs w:val="21"/>
              </w:rPr>
              <w:t>猫咪点赞</w:t>
            </w:r>
          </w:p>
        </w:tc>
        <w:tc>
          <w:tcPr>
            <w:tcW w:w="6287" w:type="dxa"/>
          </w:tcPr>
          <w:p w14:paraId="5324F2F7">
            <w:pPr>
              <w:spacing w:line="360" w:lineRule="auto"/>
              <w:jc w:val="left"/>
              <w:rPr>
                <w:rFonts w:hint="eastAsia" w:ascii="宋体" w:hAnsi="宋体" w:eastAsia="宋体"/>
              </w:rPr>
            </w:pPr>
            <w:r>
              <w:rPr>
                <w:rFonts w:hint="eastAsia" w:ascii="宋体" w:hAnsi="宋体" w:eastAsia="宋体"/>
                <w:szCs w:val="21"/>
              </w:rPr>
              <w:t>用户查询猫咪信息时可以给喜欢的猫咪点赞</w:t>
            </w:r>
          </w:p>
        </w:tc>
      </w:tr>
      <w:tr w14:paraId="30C7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EC5A8B3">
            <w:pPr>
              <w:spacing w:line="360" w:lineRule="auto"/>
              <w:jc w:val="center"/>
              <w:rPr>
                <w:rFonts w:hint="eastAsia" w:ascii="宋体" w:hAnsi="宋体" w:eastAsia="宋体"/>
                <w:szCs w:val="21"/>
              </w:rPr>
            </w:pPr>
            <w:r>
              <w:rPr>
                <w:rFonts w:hint="eastAsia" w:ascii="宋体" w:hAnsi="宋体" w:eastAsia="宋体"/>
                <w:szCs w:val="21"/>
              </w:rPr>
              <w:t>猫咪点赞取消</w:t>
            </w:r>
          </w:p>
        </w:tc>
        <w:tc>
          <w:tcPr>
            <w:tcW w:w="6287" w:type="dxa"/>
          </w:tcPr>
          <w:p w14:paraId="7FE5DFCC">
            <w:pPr>
              <w:spacing w:line="360" w:lineRule="auto"/>
              <w:jc w:val="left"/>
              <w:rPr>
                <w:rFonts w:hint="eastAsia" w:ascii="宋体" w:hAnsi="宋体" w:eastAsia="宋体"/>
                <w:szCs w:val="21"/>
              </w:rPr>
            </w:pPr>
            <w:r>
              <w:rPr>
                <w:rFonts w:hint="eastAsia" w:ascii="宋体" w:hAnsi="宋体" w:eastAsia="宋体"/>
              </w:rPr>
              <w:t>用户可以取消已点赞的猫咪</w:t>
            </w:r>
          </w:p>
        </w:tc>
      </w:tr>
      <w:tr w14:paraId="15AA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F4789A">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tcPr>
          <w:p w14:paraId="27C397FE">
            <w:pPr>
              <w:spacing w:line="360" w:lineRule="auto"/>
              <w:jc w:val="left"/>
              <w:rPr>
                <w:rFonts w:hint="eastAsia" w:ascii="宋体" w:hAnsi="宋体" w:eastAsia="宋体"/>
              </w:rPr>
            </w:pPr>
            <w:r>
              <w:rPr>
                <w:rFonts w:hint="eastAsia" w:ascii="宋体" w:hAnsi="宋体" w:eastAsia="宋体"/>
              </w:rPr>
              <w:t>用户可以在单个猫咪的信息下发表评论</w:t>
            </w:r>
          </w:p>
        </w:tc>
      </w:tr>
      <w:bookmarkEnd w:id="5"/>
      <w:tr w14:paraId="08AD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2F13FDD">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tcPr>
          <w:p w14:paraId="0C2BD595">
            <w:pPr>
              <w:spacing w:line="360" w:lineRule="auto"/>
              <w:jc w:val="left"/>
              <w:rPr>
                <w:rFonts w:hint="eastAsia" w:ascii="宋体" w:hAnsi="宋体" w:eastAsia="宋体"/>
              </w:rPr>
            </w:pPr>
            <w:r>
              <w:rPr>
                <w:rFonts w:hint="eastAsia" w:ascii="宋体" w:hAnsi="宋体" w:eastAsia="宋体"/>
              </w:rPr>
              <w:t>用户查看其他人或自己发布过的评论</w:t>
            </w:r>
          </w:p>
        </w:tc>
      </w:tr>
      <w:tr w14:paraId="3ECD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18F9D18">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tcPr>
          <w:p w14:paraId="7D8A5438">
            <w:pPr>
              <w:spacing w:line="360" w:lineRule="auto"/>
              <w:jc w:val="left"/>
              <w:rPr>
                <w:rFonts w:hint="eastAsia" w:ascii="宋体" w:hAnsi="宋体" w:eastAsia="宋体"/>
              </w:rPr>
            </w:pPr>
            <w:r>
              <w:rPr>
                <w:rFonts w:hint="eastAsia" w:ascii="宋体" w:hAnsi="宋体" w:eastAsia="宋体"/>
              </w:rPr>
              <w:t>管理员审核用户发表的评论，可以选择通过或退回</w:t>
            </w:r>
          </w:p>
        </w:tc>
      </w:tr>
      <w:tr w14:paraId="2442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912062A">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43836EE5">
            <w:pPr>
              <w:spacing w:line="360" w:lineRule="auto"/>
              <w:jc w:val="left"/>
              <w:rPr>
                <w:rFonts w:hint="eastAsia" w:ascii="宋体" w:hAnsi="宋体" w:eastAsia="宋体"/>
              </w:rPr>
            </w:pPr>
            <w:r>
              <w:rPr>
                <w:rFonts w:hint="eastAsia" w:ascii="宋体" w:hAnsi="宋体" w:eastAsia="宋体"/>
              </w:rPr>
              <w:t>发布该评论的用户或管理员可以删除评论</w:t>
            </w:r>
          </w:p>
        </w:tc>
      </w:tr>
      <w:tr w14:paraId="7E4A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90275AF">
            <w:pPr>
              <w:spacing w:line="360" w:lineRule="auto"/>
              <w:jc w:val="center"/>
              <w:rPr>
                <w:rFonts w:hint="eastAsia" w:ascii="宋体" w:hAnsi="宋体" w:eastAsia="宋体"/>
                <w:szCs w:val="21"/>
              </w:rPr>
            </w:pPr>
            <w:r>
              <w:rPr>
                <w:rFonts w:hint="eastAsia" w:ascii="宋体" w:hAnsi="宋体" w:eastAsia="宋体"/>
                <w:szCs w:val="21"/>
              </w:rPr>
              <w:t>商品上架</w:t>
            </w:r>
          </w:p>
        </w:tc>
        <w:tc>
          <w:tcPr>
            <w:tcW w:w="6287" w:type="dxa"/>
          </w:tcPr>
          <w:p w14:paraId="0E697219">
            <w:pPr>
              <w:spacing w:line="360" w:lineRule="auto"/>
              <w:jc w:val="left"/>
              <w:rPr>
                <w:rFonts w:hint="eastAsia" w:ascii="宋体" w:hAnsi="宋体" w:eastAsia="宋体"/>
              </w:rPr>
            </w:pPr>
            <w:r>
              <w:rPr>
                <w:rFonts w:hint="eastAsia" w:ascii="宋体" w:hAnsi="宋体" w:eastAsia="宋体"/>
              </w:rPr>
              <w:t>管理员可以增加新上架的商品</w:t>
            </w:r>
          </w:p>
        </w:tc>
      </w:tr>
      <w:tr w14:paraId="35BE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C68E42E">
            <w:pPr>
              <w:spacing w:line="360" w:lineRule="auto"/>
              <w:jc w:val="center"/>
              <w:rPr>
                <w:rFonts w:hint="eastAsia" w:ascii="宋体" w:hAnsi="宋体" w:eastAsia="宋体"/>
                <w:szCs w:val="21"/>
              </w:rPr>
            </w:pPr>
            <w:r>
              <w:rPr>
                <w:rFonts w:hint="eastAsia" w:ascii="宋体" w:hAnsi="宋体" w:eastAsia="宋体"/>
                <w:szCs w:val="21"/>
              </w:rPr>
              <w:t>商品下架</w:t>
            </w:r>
          </w:p>
        </w:tc>
        <w:tc>
          <w:tcPr>
            <w:tcW w:w="6287" w:type="dxa"/>
          </w:tcPr>
          <w:p w14:paraId="7F0674E0">
            <w:pPr>
              <w:spacing w:line="360" w:lineRule="auto"/>
              <w:jc w:val="left"/>
              <w:rPr>
                <w:rFonts w:hint="eastAsia" w:ascii="宋体" w:hAnsi="宋体" w:eastAsia="宋体"/>
              </w:rPr>
            </w:pPr>
            <w:r>
              <w:rPr>
                <w:rFonts w:hint="eastAsia" w:ascii="宋体" w:hAnsi="宋体" w:eastAsia="宋体"/>
              </w:rPr>
              <w:t>管理员可以删除已下架的商品</w:t>
            </w:r>
          </w:p>
        </w:tc>
      </w:tr>
      <w:tr w14:paraId="6588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F76EA07">
            <w:pPr>
              <w:spacing w:line="360" w:lineRule="auto"/>
              <w:jc w:val="center"/>
              <w:rPr>
                <w:rFonts w:hint="eastAsia" w:ascii="宋体" w:hAnsi="宋体" w:eastAsia="宋体"/>
                <w:szCs w:val="21"/>
              </w:rPr>
            </w:pPr>
            <w:r>
              <w:rPr>
                <w:rFonts w:hint="eastAsia" w:ascii="宋体" w:hAnsi="宋体" w:eastAsia="宋体"/>
                <w:szCs w:val="21"/>
              </w:rPr>
              <w:t>修改商品信息</w:t>
            </w:r>
          </w:p>
        </w:tc>
        <w:tc>
          <w:tcPr>
            <w:tcW w:w="6287" w:type="dxa"/>
          </w:tcPr>
          <w:p w14:paraId="3FFCEFCD">
            <w:pPr>
              <w:spacing w:line="360" w:lineRule="auto"/>
              <w:jc w:val="left"/>
              <w:rPr>
                <w:rFonts w:hint="eastAsia" w:ascii="宋体" w:hAnsi="宋体" w:eastAsia="宋体"/>
              </w:rPr>
            </w:pPr>
            <w:r>
              <w:rPr>
                <w:rFonts w:hint="eastAsia" w:ascii="宋体" w:hAnsi="宋体" w:eastAsia="宋体"/>
              </w:rPr>
              <w:t>管理员可以修改在售的商品信息</w:t>
            </w:r>
          </w:p>
        </w:tc>
      </w:tr>
      <w:tr w14:paraId="2359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B560EBD">
            <w:pPr>
              <w:spacing w:line="360" w:lineRule="auto"/>
              <w:jc w:val="center"/>
              <w:rPr>
                <w:rFonts w:hint="eastAsia" w:ascii="宋体" w:hAnsi="宋体" w:eastAsia="宋体"/>
                <w:szCs w:val="21"/>
              </w:rPr>
            </w:pPr>
            <w:r>
              <w:rPr>
                <w:rFonts w:hint="eastAsia" w:ascii="宋体" w:hAnsi="宋体" w:eastAsia="宋体"/>
                <w:szCs w:val="21"/>
              </w:rPr>
              <w:t>猫咪信息管理</w:t>
            </w:r>
          </w:p>
        </w:tc>
        <w:tc>
          <w:tcPr>
            <w:tcW w:w="6287" w:type="dxa"/>
          </w:tcPr>
          <w:p w14:paraId="6F802D5E">
            <w:pPr>
              <w:spacing w:line="360" w:lineRule="auto"/>
              <w:jc w:val="left"/>
              <w:rPr>
                <w:rFonts w:hint="eastAsia" w:ascii="宋体" w:hAnsi="宋体" w:eastAsia="宋体"/>
              </w:rPr>
            </w:pPr>
            <w:r>
              <w:rPr>
                <w:rFonts w:hint="eastAsia" w:ascii="宋体" w:hAnsi="宋体" w:eastAsia="宋体"/>
              </w:rPr>
              <w:t>管理员可通过该模块对猫咪的信息进行增加、查询、修改、删除操作</w:t>
            </w:r>
          </w:p>
        </w:tc>
      </w:tr>
    </w:tbl>
    <w:p w14:paraId="36909E35"/>
    <w:p w14:paraId="65122EEB">
      <w:pPr>
        <w:pStyle w:val="3"/>
      </w:pPr>
      <w:r>
        <w:rPr>
          <w:rFonts w:hint="eastAsia"/>
        </w:rPr>
        <w:t>1</w:t>
      </w:r>
      <w:r>
        <w:t>、</w:t>
      </w:r>
      <w:r>
        <w:rPr>
          <w:rFonts w:hint="eastAsia"/>
        </w:rPr>
        <w:t>编写目的</w:t>
      </w:r>
      <w:bookmarkEnd w:id="4"/>
    </w:p>
    <w:p w14:paraId="059EDB25">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3A49D1E4">
      <w:pPr>
        <w:spacing w:line="360" w:lineRule="auto"/>
        <w:ind w:firstLine="420"/>
        <w:rPr>
          <w:rFonts w:hint="eastAsia" w:ascii="宋体" w:hAnsi="宋体" w:eastAsia="宋体"/>
        </w:rPr>
      </w:pPr>
      <w:r>
        <w:rPr>
          <w:rFonts w:hint="eastAsia" w:ascii="宋体" w:hAnsi="宋体" w:eastAsia="宋体"/>
        </w:rPr>
        <w:t>预期读者：软件设计者和测试者。</w:t>
      </w:r>
    </w:p>
    <w:p w14:paraId="3D05DB30"/>
    <w:p w14:paraId="24B6A598">
      <w:pPr>
        <w:pStyle w:val="3"/>
      </w:pPr>
      <w:bookmarkStart w:id="6" w:name="_Toc149848657"/>
      <w:r>
        <w:rPr>
          <w:rFonts w:hint="eastAsia"/>
        </w:rPr>
        <w:t>2</w:t>
      </w:r>
      <w:r>
        <w:t>、</w:t>
      </w:r>
      <w:r>
        <w:rPr>
          <w:rFonts w:hint="eastAsia"/>
        </w:rPr>
        <w:t>背景</w:t>
      </w:r>
      <w:bookmarkEnd w:id="6"/>
    </w:p>
    <w:p w14:paraId="0DFB73F1">
      <w:pPr>
        <w:ind w:firstLine="420"/>
        <w:rPr>
          <w:rFonts w:hint="eastAsia" w:ascii="宋体" w:hAnsi="宋体" w:eastAsia="宋体"/>
        </w:rPr>
      </w:pPr>
      <w:r>
        <w:rPr>
          <w:rFonts w:hint="eastAsia" w:ascii="宋体" w:hAnsi="宋体" w:eastAsia="宋体"/>
        </w:rPr>
        <w:t>说明：</w:t>
      </w:r>
    </w:p>
    <w:p w14:paraId="029B8F1D">
      <w:pPr>
        <w:numPr>
          <w:ilvl w:val="0"/>
          <w:numId w:val="2"/>
        </w:numPr>
        <w:spacing w:line="360" w:lineRule="auto"/>
        <w:rPr>
          <w:rFonts w:hint="eastAsia" w:ascii="宋体" w:hAnsi="宋体" w:eastAsia="宋体"/>
        </w:rPr>
      </w:pPr>
      <w:r>
        <w:rPr>
          <w:rFonts w:hint="eastAsia" w:ascii="宋体" w:hAnsi="宋体" w:eastAsia="宋体"/>
        </w:rPr>
        <w:t>待开发的软件系统的名称：志愿活动发布平台</w:t>
      </w:r>
      <w:r>
        <w:rPr>
          <w:rFonts w:ascii="宋体" w:hAnsi="宋体" w:eastAsia="宋体"/>
        </w:rPr>
        <w:t xml:space="preserve"> </w:t>
      </w:r>
    </w:p>
    <w:p w14:paraId="24CE059B">
      <w:pPr>
        <w:numPr>
          <w:ilvl w:val="0"/>
          <w:numId w:val="2"/>
        </w:numPr>
        <w:spacing w:line="360" w:lineRule="auto"/>
        <w:rPr>
          <w:rFonts w:hint="eastAsia" w:ascii="宋体" w:hAnsi="宋体" w:eastAsia="宋体"/>
        </w:rPr>
      </w:pPr>
      <w:r>
        <w:rPr>
          <w:rFonts w:hint="eastAsia" w:ascii="宋体" w:hAnsi="宋体" w:eastAsia="宋体"/>
        </w:rPr>
        <w:t>本项目的任务提出者：刘祖铭 石家桢 杨文轩 陈际宇；</w:t>
      </w:r>
    </w:p>
    <w:p w14:paraId="0EB9DC63">
      <w:pPr>
        <w:numPr>
          <w:ilvl w:val="0"/>
          <w:numId w:val="2"/>
        </w:numPr>
        <w:spacing w:line="360" w:lineRule="auto"/>
        <w:rPr>
          <w:rFonts w:hint="eastAsia" w:ascii="宋体" w:hAnsi="宋体" w:eastAsia="宋体"/>
        </w:rPr>
      </w:pPr>
      <w:r>
        <w:rPr>
          <w:rFonts w:hint="eastAsia" w:ascii="宋体" w:hAnsi="宋体" w:eastAsia="宋体"/>
        </w:rPr>
        <w:t>本项目的任务开发者：刘祖铭 石家桢 杨文轩 陈际宇；</w:t>
      </w:r>
    </w:p>
    <w:p w14:paraId="0B487A9D">
      <w:pPr>
        <w:numPr>
          <w:ilvl w:val="0"/>
          <w:numId w:val="2"/>
        </w:numPr>
        <w:spacing w:line="360" w:lineRule="auto"/>
        <w:rPr>
          <w:rFonts w:hint="eastAsia" w:ascii="宋体" w:hAnsi="宋体" w:eastAsia="宋体"/>
        </w:rPr>
      </w:pPr>
      <w:r>
        <w:rPr>
          <w:rFonts w:hint="eastAsia" w:ascii="宋体" w:hAnsi="宋体" w:eastAsia="宋体"/>
        </w:rPr>
        <w:t>用户：开设猫咖的店长店员等，有意边喝咖啡边撸猫的爱猫顾客。</w:t>
      </w:r>
    </w:p>
    <w:p w14:paraId="769498CC">
      <w:pPr>
        <w:numPr>
          <w:ilvl w:val="0"/>
          <w:numId w:val="2"/>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3DB6BA0D"/>
    <w:p w14:paraId="260C6CF3">
      <w:pPr>
        <w:pStyle w:val="3"/>
        <w:numPr>
          <w:ilvl w:val="0"/>
          <w:numId w:val="3"/>
        </w:numPr>
      </w:pPr>
      <w:bookmarkStart w:id="7" w:name="_Toc149848659"/>
      <w:r>
        <w:rPr>
          <w:rFonts w:hint="eastAsia"/>
        </w:rPr>
        <w:t>参考文献</w:t>
      </w:r>
      <w:bookmarkEnd w:id="7"/>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3D1A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5BC7327">
            <w:pPr>
              <w:spacing w:line="360" w:lineRule="auto"/>
              <w:jc w:val="left"/>
              <w:rPr>
                <w:rFonts w:hint="eastAsia" w:ascii="宋体" w:hAnsi="宋体" w:eastAsia="宋体"/>
                <w:color w:val="000000" w:themeColor="text1"/>
                <w14:textFill>
                  <w14:solidFill>
                    <w14:schemeClr w14:val="tx1"/>
                  </w14:solidFill>
                </w14:textFill>
              </w:rPr>
            </w:pPr>
            <w:bookmarkStart w:id="8" w:name="_Toc149848660"/>
            <w:r>
              <w:rPr>
                <w:rFonts w:hint="eastAsia" w:ascii="宋体" w:hAnsi="宋体" w:eastAsia="宋体"/>
                <w:color w:val="000000" w:themeColor="text1"/>
                <w14:textFill>
                  <w14:solidFill>
                    <w14:schemeClr w14:val="tx1"/>
                  </w14:solidFill>
                </w14:textFill>
              </w:rPr>
              <w:t>编号</w:t>
            </w:r>
          </w:p>
        </w:tc>
        <w:tc>
          <w:tcPr>
            <w:tcW w:w="6521" w:type="dxa"/>
          </w:tcPr>
          <w:p w14:paraId="699A86F1">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6837BB57">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6158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ED36E5A">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203D61F7">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6DE41074">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bl>
    <w:p w14:paraId="0B575C58">
      <w:pPr>
        <w:pStyle w:val="2"/>
        <w:rPr>
          <w:rFonts w:hint="eastAsia" w:ascii="华文中宋" w:hAnsi="华文中宋" w:eastAsia="华文中宋"/>
          <w:sz w:val="32"/>
          <w:szCs w:val="32"/>
        </w:rPr>
      </w:pPr>
      <w:r>
        <w:rPr>
          <w:rFonts w:hint="eastAsia" w:ascii="华文中宋" w:hAnsi="华文中宋" w:eastAsia="华文中宋"/>
          <w:sz w:val="32"/>
          <w:szCs w:val="32"/>
        </w:rPr>
        <w:t>二、系统结构模型</w:t>
      </w:r>
      <w:bookmarkEnd w:id="8"/>
    </w:p>
    <w:p w14:paraId="317E64F3">
      <w:pPr>
        <w:pStyle w:val="3"/>
      </w:pPr>
      <w:bookmarkStart w:id="9" w:name="_Toc149848661"/>
      <w:r>
        <w:rPr>
          <w:rFonts w:hint="eastAsia"/>
        </w:rPr>
        <w:t>1、初始对象表</w:t>
      </w:r>
      <w:bookmarkEnd w:id="9"/>
      <w:r>
        <w:drawing>
          <wp:inline distT="0" distB="0" distL="114300" distR="114300">
            <wp:extent cx="6085840" cy="4276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090408" cy="4279667"/>
                    </a:xfrm>
                    <a:prstGeom prst="rect">
                      <a:avLst/>
                    </a:prstGeom>
                    <a:noFill/>
                    <a:ln>
                      <a:noFill/>
                    </a:ln>
                  </pic:spPr>
                </pic:pic>
              </a:graphicData>
            </a:graphic>
          </wp:inline>
        </w:drawing>
      </w:r>
    </w:p>
    <w:p w14:paraId="58F394F8"/>
    <w:p w14:paraId="13A6CE01">
      <w:pPr>
        <w:spacing w:line="360" w:lineRule="auto"/>
        <w:jc w:val="center"/>
        <w:rPr>
          <w:rFonts w:hint="eastAsia" w:ascii="宋体" w:hAnsi="宋体" w:eastAsia="宋体"/>
          <w:szCs w:val="21"/>
        </w:rPr>
      </w:pPr>
      <w:r>
        <w:rPr>
          <w:rFonts w:ascii="宋体" w:hAnsi="宋体" w:eastAsia="宋体"/>
          <w:szCs w:val="21"/>
        </w:rPr>
        <w:t>初始对象/类表：</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3C32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139C306">
            <w:pPr>
              <w:spacing w:line="360" w:lineRule="auto"/>
              <w:jc w:val="center"/>
              <w:rPr>
                <w:rFonts w:hint="eastAsia" w:ascii="宋体" w:hAnsi="宋体" w:eastAsia="宋体"/>
                <w:szCs w:val="21"/>
              </w:rPr>
            </w:pPr>
            <w:r>
              <w:rPr>
                <w:rFonts w:ascii="宋体" w:hAnsi="宋体" w:eastAsia="宋体"/>
                <w:szCs w:val="21"/>
              </w:rPr>
              <w:t>可能的类</w:t>
            </w:r>
          </w:p>
        </w:tc>
        <w:tc>
          <w:tcPr>
            <w:tcW w:w="2268" w:type="dxa"/>
            <w:vAlign w:val="center"/>
          </w:tcPr>
          <w:p w14:paraId="1FFB7BAC">
            <w:pPr>
              <w:spacing w:line="360" w:lineRule="auto"/>
              <w:jc w:val="center"/>
              <w:rPr>
                <w:rFonts w:hint="eastAsia" w:ascii="宋体" w:hAnsi="宋体" w:eastAsia="宋体"/>
                <w:szCs w:val="21"/>
              </w:rPr>
            </w:pPr>
            <w:r>
              <w:rPr>
                <w:rFonts w:ascii="宋体" w:hAnsi="宋体" w:eastAsia="宋体"/>
                <w:szCs w:val="21"/>
              </w:rPr>
              <w:t>英文类名</w:t>
            </w:r>
          </w:p>
        </w:tc>
        <w:tc>
          <w:tcPr>
            <w:tcW w:w="4728" w:type="dxa"/>
            <w:vAlign w:val="center"/>
          </w:tcPr>
          <w:p w14:paraId="0DC43BB2">
            <w:pPr>
              <w:spacing w:line="360" w:lineRule="auto"/>
              <w:jc w:val="center"/>
              <w:rPr>
                <w:rFonts w:hint="eastAsia" w:ascii="宋体" w:hAnsi="宋体" w:eastAsia="宋体"/>
                <w:szCs w:val="21"/>
              </w:rPr>
            </w:pPr>
            <w:r>
              <w:rPr>
                <w:rFonts w:ascii="宋体" w:hAnsi="宋体" w:eastAsia="宋体"/>
                <w:szCs w:val="21"/>
              </w:rPr>
              <w:t>简单描述</w:t>
            </w:r>
          </w:p>
        </w:tc>
      </w:tr>
      <w:tr w14:paraId="5BB0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71CF8D7">
            <w:pPr>
              <w:spacing w:line="360" w:lineRule="auto"/>
              <w:jc w:val="center"/>
              <w:rPr>
                <w:rFonts w:hint="eastAsia" w:ascii="宋体" w:hAnsi="宋体" w:eastAsia="宋体"/>
                <w:szCs w:val="21"/>
              </w:rPr>
            </w:pPr>
            <w:r>
              <w:rPr>
                <w:rFonts w:ascii="宋体" w:hAnsi="宋体" w:eastAsia="宋体"/>
                <w:szCs w:val="21"/>
              </w:rPr>
              <w:t>用户</w:t>
            </w:r>
          </w:p>
        </w:tc>
        <w:tc>
          <w:tcPr>
            <w:tcW w:w="2268" w:type="dxa"/>
            <w:vAlign w:val="center"/>
          </w:tcPr>
          <w:p w14:paraId="7D830959">
            <w:pPr>
              <w:spacing w:line="360" w:lineRule="auto"/>
              <w:jc w:val="center"/>
              <w:rPr>
                <w:rFonts w:hint="eastAsia" w:ascii="宋体" w:hAnsi="宋体" w:eastAsia="宋体"/>
                <w:szCs w:val="21"/>
              </w:rPr>
            </w:pPr>
            <w:r>
              <w:rPr>
                <w:rFonts w:ascii="宋体" w:hAnsi="宋体" w:eastAsia="宋体"/>
                <w:szCs w:val="21"/>
              </w:rPr>
              <w:t>User</w:t>
            </w:r>
          </w:p>
        </w:tc>
        <w:tc>
          <w:tcPr>
            <w:tcW w:w="4728" w:type="dxa"/>
            <w:vAlign w:val="center"/>
          </w:tcPr>
          <w:p w14:paraId="270A92D8">
            <w:pPr>
              <w:spacing w:line="360" w:lineRule="auto"/>
              <w:jc w:val="center"/>
              <w:rPr>
                <w:rFonts w:hint="eastAsia" w:ascii="宋体" w:hAnsi="宋体" w:eastAsia="宋体"/>
                <w:szCs w:val="21"/>
              </w:rPr>
            </w:pPr>
            <w:r>
              <w:rPr>
                <w:rFonts w:hint="eastAsia" w:ascii="宋体" w:hAnsi="宋体" w:eastAsia="宋体"/>
                <w:szCs w:val="21"/>
              </w:rPr>
              <w:t>该类是管理员类、普通用户类的基类，用于提供两个类共有的属性和操作。</w:t>
            </w:r>
          </w:p>
        </w:tc>
      </w:tr>
      <w:tr w14:paraId="04CF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24EB4FF">
            <w:pPr>
              <w:spacing w:line="360" w:lineRule="auto"/>
              <w:jc w:val="center"/>
              <w:rPr>
                <w:rFonts w:hint="eastAsia" w:ascii="宋体" w:hAnsi="宋体" w:eastAsia="宋体"/>
                <w:szCs w:val="21"/>
              </w:rPr>
            </w:pPr>
            <w:r>
              <w:rPr>
                <w:rFonts w:hint="eastAsia" w:ascii="宋体" w:hAnsi="宋体" w:eastAsia="宋体"/>
                <w:szCs w:val="21"/>
              </w:rPr>
              <w:t>管理员</w:t>
            </w:r>
          </w:p>
        </w:tc>
        <w:tc>
          <w:tcPr>
            <w:tcW w:w="2268" w:type="dxa"/>
            <w:vAlign w:val="center"/>
          </w:tcPr>
          <w:p w14:paraId="70825FA5">
            <w:pPr>
              <w:spacing w:line="360" w:lineRule="auto"/>
              <w:jc w:val="center"/>
              <w:rPr>
                <w:rFonts w:hint="eastAsia" w:ascii="宋体" w:hAnsi="宋体" w:eastAsia="宋体"/>
                <w:szCs w:val="21"/>
              </w:rPr>
            </w:pPr>
            <w:r>
              <w:rPr>
                <w:rFonts w:hint="eastAsia" w:ascii="宋体" w:hAnsi="宋体" w:eastAsia="宋体"/>
                <w:szCs w:val="21"/>
              </w:rPr>
              <w:t>Administrator</w:t>
            </w:r>
          </w:p>
        </w:tc>
        <w:tc>
          <w:tcPr>
            <w:tcW w:w="4728" w:type="dxa"/>
            <w:vAlign w:val="center"/>
          </w:tcPr>
          <w:p w14:paraId="549C21F2">
            <w:pPr>
              <w:spacing w:line="360" w:lineRule="auto"/>
              <w:jc w:val="center"/>
              <w:rPr>
                <w:rFonts w:hint="eastAsia" w:ascii="宋体" w:hAnsi="宋体" w:eastAsia="宋体"/>
                <w:szCs w:val="21"/>
              </w:rPr>
            </w:pPr>
            <w:r>
              <w:rPr>
                <w:rFonts w:hint="eastAsia" w:ascii="宋体" w:hAnsi="宋体" w:eastAsia="宋体"/>
                <w:szCs w:val="21"/>
              </w:rPr>
              <w:t>该类用于对管理员提供一系列信息及相关操作。</w:t>
            </w:r>
          </w:p>
        </w:tc>
      </w:tr>
      <w:tr w14:paraId="3A0C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767B99E">
            <w:pPr>
              <w:spacing w:line="360" w:lineRule="auto"/>
              <w:jc w:val="center"/>
              <w:rPr>
                <w:rFonts w:hint="eastAsia" w:ascii="宋体" w:hAnsi="宋体" w:eastAsia="宋体"/>
                <w:szCs w:val="21"/>
              </w:rPr>
            </w:pPr>
            <w:r>
              <w:rPr>
                <w:rFonts w:hint="eastAsia" w:ascii="宋体" w:hAnsi="宋体" w:eastAsia="宋体"/>
                <w:szCs w:val="21"/>
              </w:rPr>
              <w:t>个人用户</w:t>
            </w:r>
          </w:p>
        </w:tc>
        <w:tc>
          <w:tcPr>
            <w:tcW w:w="2268" w:type="dxa"/>
            <w:vAlign w:val="center"/>
          </w:tcPr>
          <w:p w14:paraId="01489BB9">
            <w:pPr>
              <w:spacing w:line="360" w:lineRule="auto"/>
              <w:jc w:val="center"/>
              <w:rPr>
                <w:rFonts w:hint="eastAsia" w:ascii="宋体" w:hAnsi="宋体" w:eastAsia="宋体"/>
                <w:szCs w:val="21"/>
              </w:rPr>
            </w:pPr>
            <w:r>
              <w:rPr>
                <w:rFonts w:hint="eastAsia" w:ascii="宋体" w:hAnsi="宋体" w:eastAsia="宋体"/>
                <w:szCs w:val="21"/>
              </w:rPr>
              <w:t>O</w:t>
            </w:r>
            <w:r>
              <w:rPr>
                <w:rFonts w:ascii="宋体" w:hAnsi="宋体" w:eastAsia="宋体"/>
                <w:szCs w:val="21"/>
              </w:rPr>
              <w:t>rdinary</w:t>
            </w:r>
            <w:r>
              <w:rPr>
                <w:rFonts w:hint="eastAsia" w:ascii="宋体" w:hAnsi="宋体" w:eastAsia="宋体"/>
                <w:szCs w:val="21"/>
              </w:rPr>
              <w:t>User</w:t>
            </w:r>
          </w:p>
        </w:tc>
        <w:tc>
          <w:tcPr>
            <w:tcW w:w="4728" w:type="dxa"/>
            <w:vAlign w:val="center"/>
          </w:tcPr>
          <w:p w14:paraId="598AB9F5">
            <w:pPr>
              <w:spacing w:line="360" w:lineRule="auto"/>
              <w:jc w:val="center"/>
              <w:rPr>
                <w:rFonts w:hint="eastAsia" w:ascii="宋体" w:hAnsi="宋体" w:eastAsia="宋体"/>
                <w:szCs w:val="21"/>
              </w:rPr>
            </w:pPr>
            <w:r>
              <w:rPr>
                <w:rFonts w:hint="eastAsia" w:ascii="宋体" w:hAnsi="宋体" w:eastAsia="宋体"/>
                <w:szCs w:val="21"/>
              </w:rPr>
              <w:t>该类为普通用户，可以查看猫咪、点赞商品、发起订单、评论等操作。</w:t>
            </w:r>
          </w:p>
        </w:tc>
      </w:tr>
      <w:tr w14:paraId="1BFE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A8FA442">
            <w:pPr>
              <w:spacing w:line="360" w:lineRule="auto"/>
              <w:jc w:val="center"/>
              <w:rPr>
                <w:rFonts w:hint="eastAsia" w:ascii="宋体" w:hAnsi="宋体" w:eastAsia="宋体"/>
                <w:szCs w:val="21"/>
              </w:rPr>
            </w:pPr>
            <w:r>
              <w:rPr>
                <w:rFonts w:hint="eastAsia" w:ascii="宋体" w:hAnsi="宋体" w:eastAsia="宋体"/>
                <w:szCs w:val="21"/>
              </w:rPr>
              <w:t>猫咪信息类</w:t>
            </w:r>
          </w:p>
        </w:tc>
        <w:tc>
          <w:tcPr>
            <w:tcW w:w="2268" w:type="dxa"/>
            <w:vAlign w:val="center"/>
          </w:tcPr>
          <w:p w14:paraId="139D3592">
            <w:pPr>
              <w:spacing w:line="360" w:lineRule="auto"/>
              <w:jc w:val="center"/>
              <w:rPr>
                <w:rFonts w:hint="eastAsia" w:ascii="宋体" w:hAnsi="宋体" w:eastAsia="宋体"/>
                <w:szCs w:val="21"/>
              </w:rPr>
            </w:pPr>
            <w:r>
              <w:rPr>
                <w:rFonts w:hint="eastAsia" w:ascii="宋体" w:hAnsi="宋体" w:eastAsia="宋体"/>
                <w:szCs w:val="21"/>
              </w:rPr>
              <w:t>Catinformation</w:t>
            </w:r>
          </w:p>
        </w:tc>
        <w:tc>
          <w:tcPr>
            <w:tcW w:w="4728" w:type="dxa"/>
            <w:vAlign w:val="center"/>
          </w:tcPr>
          <w:p w14:paraId="111CE15B">
            <w:pPr>
              <w:spacing w:line="360" w:lineRule="auto"/>
              <w:jc w:val="center"/>
              <w:rPr>
                <w:rFonts w:hint="eastAsia" w:ascii="宋体" w:hAnsi="宋体" w:eastAsia="宋体"/>
                <w:szCs w:val="21"/>
              </w:rPr>
            </w:pPr>
            <w:r>
              <w:rPr>
                <w:rFonts w:hint="eastAsia" w:ascii="宋体" w:hAnsi="宋体" w:eastAsia="宋体"/>
                <w:szCs w:val="21"/>
              </w:rPr>
              <w:t>该类用于普通用户查看猫咪，管理员更新猫咪信息等操作</w:t>
            </w:r>
          </w:p>
        </w:tc>
      </w:tr>
      <w:tr w14:paraId="34AF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00C003E">
            <w:pPr>
              <w:spacing w:line="360" w:lineRule="auto"/>
              <w:jc w:val="center"/>
              <w:rPr>
                <w:rFonts w:hint="eastAsia" w:ascii="宋体" w:hAnsi="宋体" w:eastAsia="宋体"/>
                <w:szCs w:val="21"/>
              </w:rPr>
            </w:pPr>
            <w:r>
              <w:rPr>
                <w:rFonts w:hint="eastAsia" w:ascii="宋体" w:hAnsi="宋体" w:eastAsia="宋体"/>
                <w:szCs w:val="21"/>
              </w:rPr>
              <w:t>商品类</w:t>
            </w:r>
          </w:p>
        </w:tc>
        <w:tc>
          <w:tcPr>
            <w:tcW w:w="2268" w:type="dxa"/>
            <w:vAlign w:val="center"/>
          </w:tcPr>
          <w:p w14:paraId="67720737">
            <w:pPr>
              <w:spacing w:line="360" w:lineRule="auto"/>
              <w:jc w:val="center"/>
              <w:rPr>
                <w:rFonts w:hint="eastAsia" w:ascii="宋体" w:hAnsi="宋体" w:eastAsia="宋体"/>
                <w:szCs w:val="21"/>
              </w:rPr>
            </w:pPr>
            <w:r>
              <w:rPr>
                <w:rFonts w:hint="eastAsia" w:ascii="宋体" w:hAnsi="宋体" w:eastAsia="宋体"/>
                <w:szCs w:val="21"/>
              </w:rPr>
              <w:t>Product</w:t>
            </w:r>
          </w:p>
        </w:tc>
        <w:tc>
          <w:tcPr>
            <w:tcW w:w="4728" w:type="dxa"/>
            <w:vAlign w:val="center"/>
          </w:tcPr>
          <w:p w14:paraId="1C8BA7C5">
            <w:pPr>
              <w:spacing w:line="360" w:lineRule="auto"/>
              <w:jc w:val="center"/>
              <w:rPr>
                <w:rFonts w:hint="eastAsia" w:ascii="宋体" w:hAnsi="宋体" w:eastAsia="宋体"/>
                <w:szCs w:val="21"/>
              </w:rPr>
            </w:pPr>
            <w:r>
              <w:rPr>
                <w:rFonts w:hint="eastAsia" w:ascii="宋体" w:hAnsi="宋体" w:eastAsia="宋体"/>
                <w:szCs w:val="21"/>
              </w:rPr>
              <w:t>该类用于普通用户查看商品，管理员更新商品等操作</w:t>
            </w:r>
          </w:p>
        </w:tc>
      </w:tr>
      <w:tr w14:paraId="33A6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5B8CE300">
            <w:pPr>
              <w:spacing w:line="360" w:lineRule="auto"/>
              <w:jc w:val="center"/>
              <w:rPr>
                <w:rFonts w:hint="eastAsia" w:ascii="宋体" w:hAnsi="宋体" w:eastAsia="宋体"/>
                <w:szCs w:val="21"/>
              </w:rPr>
            </w:pPr>
            <w:r>
              <w:rPr>
                <w:rFonts w:hint="eastAsia" w:ascii="宋体" w:hAnsi="宋体" w:eastAsia="宋体"/>
                <w:szCs w:val="21"/>
              </w:rPr>
              <w:t>订单类</w:t>
            </w:r>
          </w:p>
        </w:tc>
        <w:tc>
          <w:tcPr>
            <w:tcW w:w="2268" w:type="dxa"/>
            <w:vAlign w:val="center"/>
          </w:tcPr>
          <w:p w14:paraId="46ED6F2F">
            <w:pPr>
              <w:spacing w:line="360" w:lineRule="auto"/>
              <w:jc w:val="center"/>
              <w:rPr>
                <w:rFonts w:hint="eastAsia" w:ascii="宋体" w:hAnsi="宋体" w:eastAsia="宋体"/>
                <w:szCs w:val="21"/>
              </w:rPr>
            </w:pPr>
            <w:r>
              <w:rPr>
                <w:rFonts w:hint="eastAsia" w:ascii="宋体" w:hAnsi="宋体" w:eastAsia="宋体"/>
                <w:szCs w:val="21"/>
              </w:rPr>
              <w:t>Order</w:t>
            </w:r>
          </w:p>
        </w:tc>
        <w:tc>
          <w:tcPr>
            <w:tcW w:w="4728" w:type="dxa"/>
            <w:vAlign w:val="center"/>
          </w:tcPr>
          <w:p w14:paraId="1DCF4567">
            <w:pPr>
              <w:spacing w:line="360" w:lineRule="auto"/>
              <w:jc w:val="center"/>
              <w:rPr>
                <w:rFonts w:hint="eastAsia" w:ascii="宋体" w:hAnsi="宋体" w:eastAsia="宋体"/>
                <w:szCs w:val="21"/>
              </w:rPr>
            </w:pPr>
            <w:r>
              <w:rPr>
                <w:rFonts w:hint="eastAsia" w:ascii="宋体" w:hAnsi="宋体" w:eastAsia="宋体"/>
                <w:szCs w:val="21"/>
              </w:rPr>
              <w:t>该类用于普通用户下单，管理员处理订单等操作</w:t>
            </w:r>
          </w:p>
        </w:tc>
      </w:tr>
      <w:tr w14:paraId="7635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CE7A9EC">
            <w:pPr>
              <w:spacing w:line="360" w:lineRule="auto"/>
              <w:jc w:val="center"/>
              <w:rPr>
                <w:rFonts w:hint="eastAsia" w:ascii="宋体" w:hAnsi="宋体" w:eastAsia="宋体"/>
                <w:szCs w:val="21"/>
              </w:rPr>
            </w:pPr>
            <w:r>
              <w:rPr>
                <w:rFonts w:hint="eastAsia" w:ascii="宋体" w:hAnsi="宋体" w:eastAsia="宋体"/>
                <w:szCs w:val="21"/>
              </w:rPr>
              <w:t>评论类</w:t>
            </w:r>
          </w:p>
        </w:tc>
        <w:tc>
          <w:tcPr>
            <w:tcW w:w="2268" w:type="dxa"/>
            <w:vAlign w:val="center"/>
          </w:tcPr>
          <w:p w14:paraId="2E6E87AB">
            <w:pPr>
              <w:spacing w:line="360" w:lineRule="auto"/>
              <w:jc w:val="center"/>
              <w:rPr>
                <w:rFonts w:hint="eastAsia" w:ascii="宋体" w:hAnsi="宋体" w:eastAsia="宋体"/>
                <w:szCs w:val="21"/>
              </w:rPr>
            </w:pPr>
            <w:r>
              <w:rPr>
                <w:rFonts w:hint="eastAsia" w:ascii="宋体" w:hAnsi="宋体" w:eastAsia="宋体"/>
                <w:szCs w:val="21"/>
              </w:rPr>
              <w:t>Comment</w:t>
            </w:r>
          </w:p>
        </w:tc>
        <w:tc>
          <w:tcPr>
            <w:tcW w:w="4728" w:type="dxa"/>
            <w:vAlign w:val="center"/>
          </w:tcPr>
          <w:p w14:paraId="61578928">
            <w:pPr>
              <w:spacing w:line="360" w:lineRule="auto"/>
              <w:jc w:val="center"/>
              <w:rPr>
                <w:rFonts w:hint="eastAsia" w:ascii="宋体" w:hAnsi="宋体" w:eastAsia="宋体"/>
                <w:szCs w:val="21"/>
              </w:rPr>
            </w:pPr>
            <w:r>
              <w:rPr>
                <w:rFonts w:hint="eastAsia" w:ascii="宋体" w:hAnsi="宋体" w:eastAsia="宋体"/>
                <w:szCs w:val="21"/>
              </w:rPr>
              <w:t>该类用于用户对猫咪的评论</w:t>
            </w:r>
          </w:p>
        </w:tc>
      </w:tr>
      <w:tr w14:paraId="5ADF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1A6B9E7">
            <w:pPr>
              <w:spacing w:line="360" w:lineRule="auto"/>
              <w:jc w:val="center"/>
              <w:rPr>
                <w:rFonts w:hint="eastAsia" w:ascii="宋体" w:hAnsi="宋体" w:eastAsia="宋体"/>
                <w:szCs w:val="21"/>
              </w:rPr>
            </w:pPr>
            <w:r>
              <w:rPr>
                <w:rFonts w:hint="eastAsia" w:ascii="宋体" w:hAnsi="宋体" w:eastAsia="宋体"/>
                <w:szCs w:val="21"/>
              </w:rPr>
              <w:t>点赞类</w:t>
            </w:r>
          </w:p>
        </w:tc>
        <w:tc>
          <w:tcPr>
            <w:tcW w:w="2268" w:type="dxa"/>
            <w:vAlign w:val="center"/>
          </w:tcPr>
          <w:p w14:paraId="74368FD5">
            <w:pPr>
              <w:spacing w:line="360" w:lineRule="auto"/>
              <w:jc w:val="center"/>
              <w:rPr>
                <w:rFonts w:hint="eastAsia" w:ascii="宋体" w:hAnsi="宋体" w:eastAsia="宋体"/>
                <w:szCs w:val="21"/>
              </w:rPr>
            </w:pPr>
            <w:r>
              <w:rPr>
                <w:rFonts w:hint="eastAsia" w:ascii="宋体" w:hAnsi="宋体" w:eastAsia="宋体"/>
                <w:szCs w:val="21"/>
              </w:rPr>
              <w:t>Like</w:t>
            </w:r>
          </w:p>
        </w:tc>
        <w:tc>
          <w:tcPr>
            <w:tcW w:w="4728" w:type="dxa"/>
            <w:vAlign w:val="center"/>
          </w:tcPr>
          <w:p w14:paraId="6C38D211">
            <w:pPr>
              <w:spacing w:line="360" w:lineRule="auto"/>
              <w:jc w:val="center"/>
              <w:rPr>
                <w:rFonts w:hint="eastAsia" w:ascii="宋体" w:hAnsi="宋体" w:eastAsia="宋体"/>
                <w:szCs w:val="21"/>
              </w:rPr>
            </w:pPr>
            <w:r>
              <w:rPr>
                <w:rFonts w:hint="eastAsia" w:ascii="宋体" w:hAnsi="宋体" w:eastAsia="宋体"/>
                <w:szCs w:val="21"/>
              </w:rPr>
              <w:t>该类用于用户对商品的点赞</w:t>
            </w:r>
          </w:p>
        </w:tc>
      </w:tr>
    </w:tbl>
    <w:p w14:paraId="56C5E947">
      <w:pPr>
        <w:spacing w:line="360" w:lineRule="auto"/>
        <w:jc w:val="center"/>
        <w:rPr>
          <w:rFonts w:hint="eastAsia" w:ascii="宋体" w:hAnsi="宋体" w:eastAsia="宋体"/>
          <w:szCs w:val="21"/>
        </w:rPr>
      </w:pPr>
    </w:p>
    <w:p w14:paraId="01933DAF">
      <w:pPr>
        <w:pStyle w:val="3"/>
        <w:rPr>
          <w:color w:val="000000" w:themeColor="text1"/>
          <w14:textFill>
            <w14:solidFill>
              <w14:schemeClr w14:val="tx1"/>
            </w14:solidFill>
          </w14:textFill>
        </w:rPr>
      </w:pPr>
      <w:bookmarkStart w:id="10" w:name="_Toc149848662"/>
      <w:r>
        <w:rPr>
          <w:rFonts w:hint="eastAsia"/>
          <w:color w:val="000000" w:themeColor="text1"/>
          <w14:textFill>
            <w14:solidFill>
              <w14:schemeClr w14:val="tx1"/>
            </w14:solidFill>
          </w14:textFill>
        </w:rPr>
        <w:t>2、初始类图</w:t>
      </w:r>
      <w:bookmarkEnd w:id="10"/>
    </w:p>
    <w:p w14:paraId="08B223D7">
      <w:pPr>
        <w:rPr>
          <w:ins w:id="4" w:author="2410537465@qq.com" w:date="2025-11-14T20:26:00Z"/>
        </w:rPr>
      </w:pPr>
      <w:ins w:id="5" w:author="2410537465@qq.com" w:date="2025-11-14T20:27:00Z">
        <w:r>
          <w:rPr>
            <w:rFonts w:hint="eastAsia"/>
          </w:rPr>
          <w:drawing>
            <wp:inline distT="0" distB="0" distL="0" distR="0">
              <wp:extent cx="5292725" cy="3558540"/>
              <wp:effectExtent l="0" t="0" r="3175" b="3810"/>
              <wp:docPr id="19137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07495" name="图片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3350" cy="3559032"/>
                      </a:xfrm>
                      <a:prstGeom prst="rect">
                        <a:avLst/>
                      </a:prstGeom>
                      <a:noFill/>
                      <a:ln>
                        <a:noFill/>
                      </a:ln>
                    </pic:spPr>
                  </pic:pic>
                </a:graphicData>
              </a:graphic>
            </wp:inline>
          </w:drawing>
        </w:r>
      </w:ins>
    </w:p>
    <w:p w14:paraId="39763F6B"/>
    <w:p w14:paraId="3515AA9A">
      <w:pPr>
        <w:pStyle w:val="3"/>
      </w:pPr>
      <w:bookmarkStart w:id="11" w:name="_Toc149848663"/>
      <w:r>
        <w:rPr>
          <w:rFonts w:hint="eastAsia"/>
        </w:rPr>
        <w:t>3、细化类图</w:t>
      </w:r>
      <w:bookmarkEnd w:id="11"/>
    </w:p>
    <w:p w14:paraId="1B3E9D78">
      <w:pPr>
        <w:pStyle w:val="4"/>
        <w:rPr>
          <w:rFonts w:hint="eastAsia"/>
        </w:rPr>
      </w:pPr>
      <w:bookmarkStart w:id="12" w:name="_Toc149848664"/>
      <w:r>
        <w:rPr>
          <w:rFonts w:hint="eastAsia"/>
        </w:rPr>
        <w:t>3.1属性的识别</w:t>
      </w:r>
      <w:bookmarkEnd w:id="12"/>
    </w:p>
    <w:p w14:paraId="4C2BB350">
      <w:pPr>
        <w:spacing w:line="360" w:lineRule="auto"/>
        <w:jc w:val="left"/>
        <w:rPr>
          <w:rFonts w:hint="eastAsia" w:ascii="宋体" w:hAnsi="宋体" w:eastAsia="宋体"/>
          <w:szCs w:val="21"/>
        </w:rPr>
      </w:pPr>
      <w:r>
        <w:rPr>
          <w:rFonts w:hint="eastAsia" w:ascii="宋体" w:hAnsi="宋体" w:eastAsia="宋体"/>
          <w:szCs w:val="21"/>
        </w:rPr>
        <w:t>（注</w:t>
      </w:r>
      <w:r>
        <w:rPr>
          <w:rFonts w:ascii="宋体" w:hAnsi="宋体" w:eastAsia="宋体"/>
          <w:szCs w:val="21"/>
        </w:rPr>
        <w:t>：每个属性</w:t>
      </w:r>
      <w:r>
        <w:rPr>
          <w:rFonts w:hint="eastAsia" w:ascii="宋体" w:hAnsi="宋体" w:eastAsia="宋体"/>
          <w:szCs w:val="21"/>
        </w:rPr>
        <w:t>表中</w:t>
      </w:r>
      <w:r>
        <w:rPr>
          <w:rFonts w:ascii="宋体" w:hAnsi="宋体" w:eastAsia="宋体"/>
          <w:szCs w:val="21"/>
        </w:rPr>
        <w:t>的第一</w:t>
      </w:r>
      <w:r>
        <w:rPr>
          <w:rFonts w:hint="eastAsia" w:ascii="宋体" w:hAnsi="宋体" w:eastAsia="宋体"/>
          <w:szCs w:val="21"/>
        </w:rPr>
        <w:t>个</w:t>
      </w:r>
      <w:r>
        <w:rPr>
          <w:rFonts w:ascii="宋体" w:hAnsi="宋体" w:eastAsia="宋体"/>
          <w:szCs w:val="21"/>
        </w:rPr>
        <w:t>属性，</w:t>
      </w:r>
      <w:r>
        <w:rPr>
          <w:rFonts w:hint="eastAsia" w:ascii="宋体" w:hAnsi="宋体" w:eastAsia="宋体"/>
          <w:szCs w:val="21"/>
        </w:rPr>
        <w:t>作为</w:t>
      </w:r>
      <w:r>
        <w:rPr>
          <w:rFonts w:ascii="宋体" w:hAnsi="宋体" w:eastAsia="宋体"/>
          <w:szCs w:val="21"/>
        </w:rPr>
        <w:t>primary key）</w:t>
      </w:r>
    </w:p>
    <w:p w14:paraId="438AD46C">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400418FD">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783F6F02">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11"/>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4823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4929C69">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77872535">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16AB63E2">
            <w:pPr>
              <w:spacing w:line="360" w:lineRule="auto"/>
              <w:jc w:val="center"/>
              <w:rPr>
                <w:rFonts w:hint="eastAsia" w:ascii="宋体" w:hAnsi="宋体" w:eastAsia="宋体"/>
                <w:szCs w:val="21"/>
              </w:rPr>
            </w:pPr>
            <w:r>
              <w:rPr>
                <w:rFonts w:ascii="宋体" w:hAnsi="宋体" w:eastAsia="宋体"/>
                <w:szCs w:val="21"/>
              </w:rPr>
              <w:t>数据类型</w:t>
            </w:r>
          </w:p>
        </w:tc>
      </w:tr>
      <w:tr w14:paraId="43B2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79FD767">
            <w:pPr>
              <w:spacing w:line="360" w:lineRule="auto"/>
              <w:jc w:val="center"/>
              <w:rPr>
                <w:rFonts w:hint="eastAsia" w:ascii="宋体" w:hAnsi="宋体" w:eastAsia="宋体"/>
                <w:szCs w:val="21"/>
              </w:rPr>
            </w:pPr>
            <w:r>
              <w:rPr>
                <w:rFonts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6A175784">
            <w:pPr>
              <w:spacing w:line="360" w:lineRule="auto"/>
              <w:jc w:val="center"/>
              <w:rPr>
                <w:rFonts w:hint="eastAsia" w:ascii="宋体" w:hAnsi="宋体" w:eastAsia="宋体"/>
                <w:szCs w:val="21"/>
              </w:rPr>
            </w:pPr>
            <w:r>
              <w:rPr>
                <w:rFonts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1C855FA3">
            <w:pPr>
              <w:spacing w:line="360" w:lineRule="auto"/>
              <w:jc w:val="center"/>
              <w:rPr>
                <w:rFonts w:hint="eastAsia" w:ascii="宋体" w:hAnsi="宋体" w:eastAsia="宋体"/>
                <w:szCs w:val="21"/>
              </w:rPr>
            </w:pPr>
            <w:r>
              <w:rPr>
                <w:rFonts w:hint="eastAsia" w:ascii="宋体" w:hAnsi="宋体" w:eastAsia="宋体"/>
                <w:szCs w:val="21"/>
              </w:rPr>
              <w:t>varchar</w:t>
            </w:r>
          </w:p>
        </w:tc>
      </w:tr>
      <w:tr w14:paraId="7C13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8AE7E6B">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1934B1DB">
            <w:pPr>
              <w:spacing w:line="360" w:lineRule="auto"/>
              <w:jc w:val="center"/>
              <w:rPr>
                <w:rFonts w:hint="eastAsia" w:ascii="宋体" w:hAnsi="宋体" w:eastAsia="宋体"/>
                <w:szCs w:val="21"/>
              </w:rPr>
            </w:pPr>
            <w:r>
              <w:rPr>
                <w:rFonts w:ascii="宋体" w:hAnsi="宋体" w:eastAsia="宋体"/>
                <w:szCs w:val="21"/>
              </w:rPr>
              <w:t>userPassword</w:t>
            </w:r>
          </w:p>
        </w:tc>
        <w:tc>
          <w:tcPr>
            <w:tcW w:w="2335" w:type="dxa"/>
            <w:tcBorders>
              <w:top w:val="single" w:color="auto" w:sz="4" w:space="0"/>
              <w:left w:val="single" w:color="auto" w:sz="4" w:space="0"/>
              <w:bottom w:val="single" w:color="auto" w:sz="4" w:space="0"/>
              <w:right w:val="single" w:color="auto" w:sz="4" w:space="0"/>
            </w:tcBorders>
          </w:tcPr>
          <w:p w14:paraId="1597D004">
            <w:pPr>
              <w:spacing w:line="360" w:lineRule="auto"/>
              <w:jc w:val="center"/>
              <w:rPr>
                <w:rFonts w:hint="eastAsia" w:ascii="宋体" w:hAnsi="宋体" w:eastAsia="宋体"/>
                <w:szCs w:val="21"/>
              </w:rPr>
            </w:pPr>
            <w:r>
              <w:rPr>
                <w:rFonts w:ascii="宋体" w:hAnsi="宋体" w:eastAsia="宋体"/>
                <w:szCs w:val="21"/>
              </w:rPr>
              <w:t>varchar</w:t>
            </w:r>
          </w:p>
        </w:tc>
      </w:tr>
      <w:tr w14:paraId="65D3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7" w:author="毛毛妈" w:date="2025-11-15T21:53:00Z"/>
        </w:trPr>
        <w:tc>
          <w:tcPr>
            <w:tcW w:w="1832" w:type="dxa"/>
            <w:tcBorders>
              <w:top w:val="single" w:color="auto" w:sz="4" w:space="0"/>
              <w:left w:val="single" w:color="auto" w:sz="4" w:space="0"/>
              <w:bottom w:val="single" w:color="auto" w:sz="4" w:space="0"/>
              <w:right w:val="single" w:color="auto" w:sz="4" w:space="0"/>
            </w:tcBorders>
          </w:tcPr>
          <w:p w14:paraId="2EC3E5FE">
            <w:pPr>
              <w:spacing w:line="360" w:lineRule="auto"/>
              <w:jc w:val="center"/>
              <w:rPr>
                <w:ins w:id="8" w:author="毛毛妈" w:date="2025-11-15T21:53:00Z"/>
                <w:rFonts w:hint="eastAsia" w:ascii="宋体" w:hAnsi="宋体" w:eastAsia="宋体"/>
                <w:szCs w:val="21"/>
                <w:highlight w:val="yellow"/>
                <w:rPrChange w:id="9" w:author="毛毛妈" w:date="2025-11-15T21:58:00Z">
                  <w:rPr>
                    <w:ins w:id="10" w:author="毛毛妈" w:date="2025-11-15T21:53:00Z"/>
                    <w:rFonts w:hint="eastAsia" w:ascii="宋体" w:hAnsi="宋体" w:eastAsia="宋体"/>
                    <w:szCs w:val="21"/>
                  </w:rPr>
                </w:rPrChange>
              </w:rPr>
            </w:pPr>
            <w:ins w:id="11" w:author="毛毛妈" w:date="2025-11-15T21:53:00Z">
              <w:r>
                <w:rPr>
                  <w:rFonts w:hint="eastAsia" w:ascii="宋体" w:hAnsi="宋体" w:eastAsia="宋体"/>
                  <w:szCs w:val="21"/>
                  <w:highlight w:val="yellow"/>
                  <w:rPrChange w:id="12" w:author="毛毛妈" w:date="2025-11-15T21:58:00Z">
                    <w:rPr>
                      <w:rFonts w:hint="eastAsia" w:ascii="宋体" w:hAnsi="宋体" w:eastAsia="宋体"/>
                      <w:szCs w:val="21"/>
                    </w:rPr>
                  </w:rPrChange>
                </w:rPr>
                <w:t>用户类型</w:t>
              </w:r>
            </w:ins>
          </w:p>
        </w:tc>
        <w:tc>
          <w:tcPr>
            <w:tcW w:w="2277" w:type="dxa"/>
            <w:tcBorders>
              <w:top w:val="single" w:color="auto" w:sz="4" w:space="0"/>
              <w:left w:val="single" w:color="auto" w:sz="4" w:space="0"/>
              <w:bottom w:val="single" w:color="auto" w:sz="4" w:space="0"/>
              <w:right w:val="single" w:color="auto" w:sz="4" w:space="0"/>
            </w:tcBorders>
          </w:tcPr>
          <w:p w14:paraId="2C5B065C">
            <w:pPr>
              <w:spacing w:line="360" w:lineRule="auto"/>
              <w:jc w:val="center"/>
              <w:rPr>
                <w:ins w:id="13" w:author="毛毛妈" w:date="2025-11-15T21:53:00Z"/>
                <w:rFonts w:hint="default" w:ascii="宋体" w:hAnsi="宋体" w:eastAsia="宋体"/>
                <w:szCs w:val="21"/>
                <w:highlight w:val="yellow"/>
                <w:rPrChange w:id="14" w:author="毛毛妈" w:date="2025-11-15T21:58:00Z">
                  <w:rPr>
                    <w:ins w:id="15" w:author="毛毛妈" w:date="2025-11-15T21:53:00Z"/>
                    <w:rFonts w:hint="eastAsia" w:ascii="宋体" w:hAnsi="宋体" w:eastAsia="宋体"/>
                    <w:szCs w:val="21"/>
                  </w:rPr>
                </w:rPrChange>
              </w:rPr>
            </w:pPr>
            <w:ins w:id="16" w:author="漫星 [2]" w:date="2025-11-16T15:51:30Z">
              <w:r>
                <w:rPr>
                  <w:rFonts w:hint="eastAsia" w:ascii="宋体" w:hAnsi="宋体" w:eastAsia="宋体"/>
                  <w:szCs w:val="21"/>
                  <w:highlight w:val="yellow"/>
                  <w:lang w:val="en-US" w:eastAsia="zh-CN"/>
                </w:rPr>
                <w:t>u</w:t>
              </w:r>
            </w:ins>
            <w:ins w:id="17" w:author="漫星 [2]" w:date="2025-11-16T15:51:31Z">
              <w:r>
                <w:rPr>
                  <w:rFonts w:hint="eastAsia" w:ascii="宋体" w:hAnsi="宋体" w:eastAsia="宋体"/>
                  <w:szCs w:val="21"/>
                  <w:highlight w:val="yellow"/>
                  <w:lang w:val="en-US" w:eastAsia="zh-CN"/>
                </w:rPr>
                <w:t>ser</w:t>
              </w:r>
            </w:ins>
            <w:ins w:id="18" w:author="漫星 [2]" w:date="2025-11-16T15:51:32Z">
              <w:r>
                <w:rPr>
                  <w:rFonts w:hint="eastAsia" w:ascii="宋体" w:hAnsi="宋体" w:eastAsia="宋体"/>
                  <w:szCs w:val="21"/>
                  <w:highlight w:val="yellow"/>
                  <w:lang w:val="en-US" w:eastAsia="zh-CN"/>
                </w:rPr>
                <w:t>T</w:t>
              </w:r>
            </w:ins>
            <w:ins w:id="19" w:author="漫星 [2]" w:date="2025-11-16T15:51:33Z">
              <w:r>
                <w:rPr>
                  <w:rFonts w:hint="eastAsia" w:ascii="宋体" w:hAnsi="宋体" w:eastAsia="宋体"/>
                  <w:szCs w:val="21"/>
                  <w:highlight w:val="yellow"/>
                  <w:lang w:val="en-US" w:eastAsia="zh-CN"/>
                </w:rPr>
                <w:t>ype</w:t>
              </w:r>
            </w:ins>
          </w:p>
        </w:tc>
        <w:tc>
          <w:tcPr>
            <w:tcW w:w="2335" w:type="dxa"/>
            <w:tcBorders>
              <w:top w:val="single" w:color="auto" w:sz="4" w:space="0"/>
              <w:left w:val="single" w:color="auto" w:sz="4" w:space="0"/>
              <w:bottom w:val="single" w:color="auto" w:sz="4" w:space="0"/>
              <w:right w:val="single" w:color="auto" w:sz="4" w:space="0"/>
            </w:tcBorders>
          </w:tcPr>
          <w:p w14:paraId="3B0FBD08">
            <w:pPr>
              <w:spacing w:line="360" w:lineRule="auto"/>
              <w:jc w:val="center"/>
              <w:rPr>
                <w:ins w:id="20" w:author="毛毛妈" w:date="2025-11-15T21:53:00Z"/>
                <w:rFonts w:hint="default" w:ascii="宋体" w:hAnsi="宋体" w:eastAsia="宋体"/>
                <w:szCs w:val="21"/>
                <w:lang w:val="en-US" w:eastAsia="zh-CN"/>
              </w:rPr>
            </w:pPr>
            <w:ins w:id="21" w:author="漫星 [2]" w:date="2025-11-16T15:52:32Z">
              <w:r>
                <w:rPr>
                  <w:rFonts w:hint="eastAsia" w:ascii="宋体" w:hAnsi="宋体" w:eastAsia="宋体"/>
                  <w:szCs w:val="21"/>
                  <w:lang w:val="en-US" w:eastAsia="zh-CN"/>
                </w:rPr>
                <w:t>v</w:t>
              </w:r>
            </w:ins>
            <w:ins w:id="22" w:author="漫星 [2]" w:date="2025-11-16T15:52:33Z">
              <w:r>
                <w:rPr>
                  <w:rFonts w:hint="eastAsia" w:ascii="宋体" w:hAnsi="宋体" w:eastAsia="宋体"/>
                  <w:szCs w:val="21"/>
                  <w:lang w:val="en-US" w:eastAsia="zh-CN"/>
                </w:rPr>
                <w:t>a</w:t>
              </w:r>
            </w:ins>
            <w:ins w:id="23" w:author="漫星 [2]" w:date="2025-11-16T15:52:36Z">
              <w:r>
                <w:rPr>
                  <w:rFonts w:hint="eastAsia" w:ascii="宋体" w:hAnsi="宋体" w:eastAsia="宋体"/>
                  <w:szCs w:val="21"/>
                  <w:lang w:val="en-US" w:eastAsia="zh-CN"/>
                </w:rPr>
                <w:t>r</w:t>
              </w:r>
            </w:ins>
            <w:ins w:id="24" w:author="漫星 [2]" w:date="2025-11-16T15:52:37Z">
              <w:r>
                <w:rPr>
                  <w:rFonts w:hint="eastAsia" w:ascii="宋体" w:hAnsi="宋体" w:eastAsia="宋体"/>
                  <w:szCs w:val="21"/>
                  <w:lang w:val="en-US" w:eastAsia="zh-CN"/>
                </w:rPr>
                <w:t>char</w:t>
              </w:r>
            </w:ins>
          </w:p>
        </w:tc>
      </w:tr>
    </w:tbl>
    <w:p w14:paraId="2062EFE5">
      <w:pPr>
        <w:spacing w:line="360" w:lineRule="auto"/>
        <w:rPr>
          <w:rFonts w:hint="eastAsia" w:ascii="宋体" w:hAnsi="宋体" w:eastAsia="宋体"/>
          <w:szCs w:val="21"/>
        </w:rPr>
      </w:pPr>
    </w:p>
    <w:p w14:paraId="0E99E874">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r>
        <w:rPr>
          <w:rFonts w:hint="eastAsia" w:ascii="宋体" w:hAnsi="宋体" w:eastAsia="宋体"/>
          <w:b/>
          <w:bCs/>
          <w:szCs w:val="21"/>
        </w:rPr>
        <w:t xml:space="preserve">  </w:t>
      </w:r>
    </w:p>
    <w:p w14:paraId="41776FD3">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1E09C8A6">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Administrator</w:t>
      </w:r>
      <w:r>
        <w:rPr>
          <w:rFonts w:ascii="宋体" w:hAnsi="宋体" w:eastAsia="宋体"/>
          <w:szCs w:val="21"/>
        </w:rPr>
        <w:t>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1A1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863375B">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114FA0F6">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36DEBD6F">
            <w:pPr>
              <w:spacing w:line="360" w:lineRule="auto"/>
              <w:jc w:val="center"/>
              <w:rPr>
                <w:rFonts w:hint="eastAsia" w:ascii="宋体" w:hAnsi="宋体" w:eastAsia="宋体"/>
                <w:szCs w:val="21"/>
              </w:rPr>
            </w:pPr>
            <w:r>
              <w:rPr>
                <w:rFonts w:ascii="宋体" w:hAnsi="宋体" w:eastAsia="宋体"/>
                <w:szCs w:val="21"/>
              </w:rPr>
              <w:t>数据类型</w:t>
            </w:r>
          </w:p>
        </w:tc>
      </w:tr>
      <w:tr w14:paraId="4150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5A9A5C19">
            <w:pPr>
              <w:spacing w:line="360" w:lineRule="auto"/>
              <w:jc w:val="center"/>
              <w:rPr>
                <w:rFonts w:hint="eastAsia" w:ascii="宋体" w:hAnsi="宋体" w:eastAsia="宋体"/>
                <w:szCs w:val="21"/>
              </w:rPr>
            </w:pPr>
            <w:r>
              <w:rPr>
                <w:rFonts w:ascii="宋体" w:hAnsi="宋体" w:eastAsia="宋体"/>
                <w:szCs w:val="21"/>
              </w:rPr>
              <w:t>用户ID</w:t>
            </w:r>
          </w:p>
        </w:tc>
        <w:tc>
          <w:tcPr>
            <w:tcW w:w="2277" w:type="dxa"/>
          </w:tcPr>
          <w:p w14:paraId="6ECC11E2">
            <w:pPr>
              <w:spacing w:line="360" w:lineRule="auto"/>
              <w:jc w:val="center"/>
              <w:rPr>
                <w:rFonts w:hint="eastAsia" w:ascii="宋体" w:hAnsi="宋体" w:eastAsia="宋体"/>
                <w:szCs w:val="21"/>
              </w:rPr>
            </w:pPr>
            <w:r>
              <w:rPr>
                <w:rFonts w:ascii="宋体" w:hAnsi="宋体" w:eastAsia="宋体"/>
                <w:szCs w:val="21"/>
              </w:rPr>
              <w:t>userID</w:t>
            </w:r>
          </w:p>
        </w:tc>
        <w:tc>
          <w:tcPr>
            <w:tcW w:w="2335" w:type="dxa"/>
          </w:tcPr>
          <w:p w14:paraId="25D6ED09">
            <w:pPr>
              <w:spacing w:line="360" w:lineRule="auto"/>
              <w:jc w:val="center"/>
              <w:rPr>
                <w:rFonts w:hint="eastAsia" w:ascii="宋体" w:hAnsi="宋体" w:eastAsia="宋体"/>
                <w:szCs w:val="21"/>
              </w:rPr>
            </w:pPr>
            <w:r>
              <w:rPr>
                <w:rFonts w:hint="eastAsia" w:ascii="宋体" w:hAnsi="宋体" w:eastAsia="宋体"/>
                <w:szCs w:val="21"/>
              </w:rPr>
              <w:t>varchar</w:t>
            </w:r>
          </w:p>
        </w:tc>
      </w:tr>
      <w:tr w14:paraId="1401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3D1AC729">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Pr>
          <w:p w14:paraId="47573C19">
            <w:pPr>
              <w:spacing w:line="360" w:lineRule="auto"/>
              <w:jc w:val="center"/>
              <w:rPr>
                <w:rFonts w:hint="eastAsia" w:ascii="宋体" w:hAnsi="宋体" w:eastAsia="宋体"/>
                <w:szCs w:val="21"/>
              </w:rPr>
            </w:pPr>
            <w:r>
              <w:rPr>
                <w:rFonts w:ascii="宋体" w:hAnsi="宋体" w:eastAsia="宋体"/>
                <w:szCs w:val="21"/>
              </w:rPr>
              <w:t>userPassword</w:t>
            </w:r>
          </w:p>
        </w:tc>
        <w:tc>
          <w:tcPr>
            <w:tcW w:w="2335" w:type="dxa"/>
          </w:tcPr>
          <w:p w14:paraId="78A95A81">
            <w:pPr>
              <w:spacing w:line="360" w:lineRule="auto"/>
              <w:jc w:val="center"/>
              <w:rPr>
                <w:rFonts w:hint="eastAsia" w:ascii="宋体" w:hAnsi="宋体" w:eastAsia="宋体"/>
                <w:szCs w:val="21"/>
              </w:rPr>
            </w:pPr>
            <w:r>
              <w:rPr>
                <w:rFonts w:ascii="宋体" w:hAnsi="宋体" w:eastAsia="宋体"/>
                <w:szCs w:val="21"/>
              </w:rPr>
              <w:t>varchar</w:t>
            </w:r>
          </w:p>
        </w:tc>
      </w:tr>
      <w:tr w14:paraId="759A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1CE3AFF0">
            <w:pPr>
              <w:spacing w:line="360" w:lineRule="auto"/>
              <w:jc w:val="center"/>
              <w:rPr>
                <w:rFonts w:hint="eastAsia" w:ascii="宋体" w:hAnsi="宋体" w:eastAsia="宋体"/>
                <w:szCs w:val="21"/>
                <w:highlight w:val="yellow"/>
                <w:rPrChange w:id="25" w:author="毛毛妈" w:date="2025-11-15T21:58:00Z">
                  <w:rPr>
                    <w:rFonts w:hint="eastAsia" w:ascii="宋体" w:hAnsi="宋体" w:eastAsia="宋体"/>
                    <w:szCs w:val="21"/>
                  </w:rPr>
                </w:rPrChange>
              </w:rPr>
            </w:pPr>
            <w:r>
              <w:rPr>
                <w:rFonts w:hint="eastAsia" w:ascii="宋体" w:hAnsi="宋体" w:eastAsia="宋体"/>
                <w:szCs w:val="21"/>
                <w:highlight w:val="yellow"/>
                <w:rPrChange w:id="26" w:author="毛毛妈" w:date="2025-11-15T21:58:00Z">
                  <w:rPr>
                    <w:rFonts w:hint="eastAsia" w:ascii="宋体" w:hAnsi="宋体" w:eastAsia="宋体"/>
                    <w:szCs w:val="21"/>
                  </w:rPr>
                </w:rPrChange>
              </w:rPr>
              <w:t>用户类型</w:t>
            </w:r>
          </w:p>
        </w:tc>
        <w:tc>
          <w:tcPr>
            <w:tcW w:w="2277" w:type="dxa"/>
            <w:shd w:val="clear"/>
            <w:vAlign w:val="top"/>
          </w:tcPr>
          <w:p w14:paraId="65E14CCC">
            <w:pPr>
              <w:spacing w:line="360" w:lineRule="auto"/>
              <w:jc w:val="center"/>
              <w:rPr>
                <w:ins w:id="27" w:author="漫星 [2]" w:date="2025-11-16T15:53:07Z"/>
                <w:rFonts w:hint="default" w:ascii="宋体" w:hAnsi="宋体" w:eastAsia="宋体"/>
                <w:szCs w:val="21"/>
                <w:highlight w:val="yellow"/>
              </w:rPr>
            </w:pPr>
            <w:ins w:id="28" w:author="漫星 [2]" w:date="2025-11-16T15:53:07Z">
              <w:r>
                <w:rPr>
                  <w:rFonts w:hint="eastAsia" w:ascii="宋体" w:hAnsi="宋体" w:eastAsia="宋体"/>
                  <w:szCs w:val="21"/>
                  <w:highlight w:val="yellow"/>
                  <w:lang w:val="en-US" w:eastAsia="zh-CN"/>
                </w:rPr>
                <w:t>userType</w:t>
              </w:r>
            </w:ins>
          </w:p>
        </w:tc>
        <w:tc>
          <w:tcPr>
            <w:tcW w:w="2335" w:type="dxa"/>
            <w:shd w:val="clear"/>
            <w:vAlign w:val="top"/>
          </w:tcPr>
          <w:p w14:paraId="0F4C1A4F">
            <w:pPr>
              <w:spacing w:line="360" w:lineRule="auto"/>
              <w:jc w:val="center"/>
              <w:rPr>
                <w:ins w:id="29" w:author="漫星 [2]" w:date="2025-11-16T15:53:07Z"/>
                <w:rFonts w:hint="default" w:ascii="宋体" w:hAnsi="宋体" w:eastAsia="宋体"/>
                <w:szCs w:val="21"/>
              </w:rPr>
            </w:pPr>
            <w:ins w:id="30" w:author="漫星 [2]" w:date="2025-11-16T15:53:07Z">
              <w:r>
                <w:rPr>
                  <w:rFonts w:hint="eastAsia" w:ascii="宋体" w:hAnsi="宋体" w:eastAsia="宋体"/>
                  <w:szCs w:val="21"/>
                  <w:lang w:val="en-US" w:eastAsia="zh-CN"/>
                </w:rPr>
                <w:t>varchar</w:t>
              </w:r>
            </w:ins>
          </w:p>
        </w:tc>
      </w:tr>
    </w:tbl>
    <w:p w14:paraId="270A7664">
      <w:pPr>
        <w:spacing w:line="360" w:lineRule="auto"/>
        <w:jc w:val="center"/>
        <w:rPr>
          <w:rFonts w:hint="eastAsia" w:ascii="宋体" w:hAnsi="宋体" w:eastAsia="宋体"/>
          <w:szCs w:val="21"/>
        </w:rPr>
      </w:pPr>
    </w:p>
    <w:p w14:paraId="7C6BE7E4">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bookmarkStart w:id="18" w:name="_GoBack"/>
      <w:bookmarkEnd w:id="18"/>
    </w:p>
    <w:p w14:paraId="52AC20F8">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3079AFC6">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commentRangeStart w:id="0"/>
      <w:r>
        <w:rPr>
          <w:rFonts w:hint="eastAsia" w:ascii="宋体" w:hAnsi="宋体" w:eastAsia="宋体"/>
          <w:szCs w:val="21"/>
        </w:rPr>
        <w:t>Ordinary</w:t>
      </w:r>
      <w:r>
        <w:rPr>
          <w:rFonts w:ascii="宋体" w:hAnsi="宋体" w:eastAsia="宋体"/>
          <w:szCs w:val="21"/>
        </w:rPr>
        <w:t>User类属性表</w:t>
      </w:r>
      <w:commentRangeEnd w:id="0"/>
      <w:r>
        <w:rPr>
          <w:rStyle w:val="16"/>
          <w:rFonts w:hint="eastAsia" w:ascii="宋体" w:hAnsi="宋体" w:eastAsia="宋体"/>
        </w:rPr>
        <w:commentReference w:id="0"/>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193D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7" w:type="dxa"/>
          </w:tcPr>
          <w:p w14:paraId="47590510">
            <w:pPr>
              <w:spacing w:line="360" w:lineRule="auto"/>
              <w:jc w:val="center"/>
              <w:rPr>
                <w:rFonts w:hint="eastAsia" w:ascii="宋体" w:hAnsi="宋体" w:eastAsia="宋体"/>
                <w:szCs w:val="21"/>
              </w:rPr>
            </w:pPr>
            <w:r>
              <w:rPr>
                <w:rFonts w:ascii="宋体" w:hAnsi="宋体" w:eastAsia="宋体"/>
                <w:szCs w:val="21"/>
              </w:rPr>
              <w:t>中文名</w:t>
            </w:r>
          </w:p>
        </w:tc>
        <w:tc>
          <w:tcPr>
            <w:tcW w:w="2611" w:type="dxa"/>
          </w:tcPr>
          <w:p w14:paraId="3D241140">
            <w:pPr>
              <w:spacing w:line="360" w:lineRule="auto"/>
              <w:jc w:val="center"/>
              <w:rPr>
                <w:rFonts w:hint="eastAsia" w:ascii="宋体" w:hAnsi="宋体" w:eastAsia="宋体"/>
                <w:szCs w:val="21"/>
              </w:rPr>
            </w:pPr>
            <w:r>
              <w:rPr>
                <w:rFonts w:ascii="宋体" w:hAnsi="宋体" w:eastAsia="宋体"/>
                <w:szCs w:val="21"/>
              </w:rPr>
              <w:t>英文名</w:t>
            </w:r>
          </w:p>
        </w:tc>
        <w:tc>
          <w:tcPr>
            <w:tcW w:w="1766" w:type="dxa"/>
          </w:tcPr>
          <w:p w14:paraId="2BB6A74F">
            <w:pPr>
              <w:spacing w:line="360" w:lineRule="auto"/>
              <w:jc w:val="center"/>
              <w:rPr>
                <w:rFonts w:hint="eastAsia" w:ascii="宋体" w:hAnsi="宋体" w:eastAsia="宋体"/>
                <w:szCs w:val="21"/>
              </w:rPr>
            </w:pPr>
            <w:r>
              <w:rPr>
                <w:rFonts w:ascii="宋体" w:hAnsi="宋体" w:eastAsia="宋体"/>
                <w:szCs w:val="21"/>
              </w:rPr>
              <w:t>数据类型</w:t>
            </w:r>
          </w:p>
        </w:tc>
      </w:tr>
      <w:tr w14:paraId="0549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CEB887C">
            <w:pPr>
              <w:spacing w:line="360" w:lineRule="auto"/>
              <w:jc w:val="center"/>
              <w:rPr>
                <w:rFonts w:hint="eastAsia" w:ascii="宋体" w:hAnsi="宋体" w:eastAsia="宋体"/>
                <w:szCs w:val="21"/>
              </w:rPr>
            </w:pPr>
            <w:r>
              <w:rPr>
                <w:rFonts w:ascii="宋体" w:hAnsi="宋体" w:eastAsia="宋体"/>
                <w:szCs w:val="21"/>
              </w:rPr>
              <w:t>用户ID</w:t>
            </w:r>
          </w:p>
        </w:tc>
        <w:tc>
          <w:tcPr>
            <w:tcW w:w="2611" w:type="dxa"/>
          </w:tcPr>
          <w:p w14:paraId="52DFD2FD">
            <w:pPr>
              <w:spacing w:line="360" w:lineRule="auto"/>
              <w:jc w:val="center"/>
              <w:rPr>
                <w:rFonts w:hint="eastAsia" w:ascii="宋体" w:hAnsi="宋体" w:eastAsia="宋体"/>
                <w:szCs w:val="21"/>
              </w:rPr>
            </w:pPr>
            <w:r>
              <w:rPr>
                <w:rFonts w:ascii="宋体" w:hAnsi="宋体" w:eastAsia="宋体"/>
                <w:szCs w:val="21"/>
              </w:rPr>
              <w:t>userID</w:t>
            </w:r>
          </w:p>
        </w:tc>
        <w:tc>
          <w:tcPr>
            <w:tcW w:w="1766" w:type="dxa"/>
          </w:tcPr>
          <w:p w14:paraId="6FAE1ADC">
            <w:pPr>
              <w:spacing w:line="360" w:lineRule="auto"/>
              <w:jc w:val="center"/>
              <w:rPr>
                <w:rFonts w:hint="eastAsia" w:ascii="宋体" w:hAnsi="宋体" w:eastAsia="宋体"/>
                <w:szCs w:val="21"/>
              </w:rPr>
            </w:pPr>
            <w:r>
              <w:rPr>
                <w:rFonts w:hint="eastAsia" w:ascii="宋体" w:hAnsi="宋体" w:eastAsia="宋体"/>
                <w:szCs w:val="21"/>
              </w:rPr>
              <w:t>varchar</w:t>
            </w:r>
          </w:p>
        </w:tc>
      </w:tr>
      <w:tr w14:paraId="2D4B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A067B90">
            <w:pPr>
              <w:spacing w:line="360" w:lineRule="auto"/>
              <w:jc w:val="center"/>
              <w:rPr>
                <w:rFonts w:hint="eastAsia" w:ascii="宋体" w:hAnsi="宋体" w:eastAsia="宋体"/>
                <w:szCs w:val="21"/>
              </w:rPr>
            </w:pPr>
            <w:r>
              <w:rPr>
                <w:rFonts w:hint="eastAsia" w:ascii="宋体" w:hAnsi="宋体" w:eastAsia="宋体"/>
                <w:szCs w:val="21"/>
              </w:rPr>
              <w:t>联系电话</w:t>
            </w:r>
          </w:p>
        </w:tc>
        <w:tc>
          <w:tcPr>
            <w:tcW w:w="2611" w:type="dxa"/>
          </w:tcPr>
          <w:p w14:paraId="15BF33B5">
            <w:pPr>
              <w:spacing w:line="360" w:lineRule="auto"/>
              <w:jc w:val="center"/>
              <w:rPr>
                <w:rFonts w:hint="eastAsia" w:ascii="宋体" w:hAnsi="宋体" w:eastAsia="宋体"/>
                <w:szCs w:val="21"/>
              </w:rPr>
            </w:pPr>
            <w:r>
              <w:rPr>
                <w:rFonts w:ascii="宋体" w:hAnsi="宋体" w:eastAsia="宋体"/>
                <w:szCs w:val="21"/>
              </w:rPr>
              <w:t>PhoneNumber</w:t>
            </w:r>
          </w:p>
        </w:tc>
        <w:tc>
          <w:tcPr>
            <w:tcW w:w="1766" w:type="dxa"/>
          </w:tcPr>
          <w:p w14:paraId="632F6BE9">
            <w:pPr>
              <w:spacing w:line="360" w:lineRule="auto"/>
              <w:jc w:val="center"/>
              <w:rPr>
                <w:rFonts w:hint="eastAsia" w:ascii="宋体" w:hAnsi="宋体" w:eastAsia="宋体"/>
                <w:szCs w:val="21"/>
              </w:rPr>
            </w:pPr>
            <w:r>
              <w:rPr>
                <w:rFonts w:ascii="宋体" w:hAnsi="宋体" w:eastAsia="宋体"/>
                <w:szCs w:val="21"/>
              </w:rPr>
              <w:t>varchar</w:t>
            </w:r>
          </w:p>
        </w:tc>
      </w:tr>
      <w:tr w14:paraId="03D5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31" w:author="漫星 [2]" w:date="2025-11-16T15:49:01Z"/>
        </w:trPr>
        <w:tc>
          <w:tcPr>
            <w:tcW w:w="2067" w:type="dxa"/>
          </w:tcPr>
          <w:p w14:paraId="4D8E9265">
            <w:pPr>
              <w:spacing w:line="360" w:lineRule="auto"/>
              <w:jc w:val="center"/>
              <w:rPr>
                <w:del w:id="32" w:author="漫星 [2]" w:date="2025-11-16T15:49:01Z"/>
                <w:rFonts w:hint="eastAsia" w:ascii="宋体" w:hAnsi="宋体" w:eastAsia="宋体"/>
                <w:szCs w:val="21"/>
              </w:rPr>
            </w:pPr>
          </w:p>
        </w:tc>
        <w:tc>
          <w:tcPr>
            <w:tcW w:w="2611" w:type="dxa"/>
          </w:tcPr>
          <w:p w14:paraId="7193069A">
            <w:pPr>
              <w:spacing w:line="360" w:lineRule="auto"/>
              <w:jc w:val="center"/>
              <w:rPr>
                <w:del w:id="33" w:author="漫星 [2]" w:date="2025-11-16T15:49:01Z"/>
                <w:rFonts w:hint="eastAsia" w:ascii="宋体" w:hAnsi="宋体" w:eastAsia="宋体"/>
                <w:szCs w:val="21"/>
              </w:rPr>
            </w:pPr>
          </w:p>
        </w:tc>
        <w:tc>
          <w:tcPr>
            <w:tcW w:w="1766" w:type="dxa"/>
          </w:tcPr>
          <w:p w14:paraId="307140F3">
            <w:pPr>
              <w:spacing w:line="360" w:lineRule="auto"/>
              <w:jc w:val="center"/>
              <w:rPr>
                <w:del w:id="34" w:author="漫星 [2]" w:date="2025-11-16T15:49:01Z"/>
                <w:rFonts w:hint="eastAsia" w:ascii="宋体" w:hAnsi="宋体" w:eastAsia="宋体"/>
                <w:szCs w:val="21"/>
              </w:rPr>
            </w:pPr>
          </w:p>
        </w:tc>
      </w:tr>
      <w:tr w14:paraId="7EDA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308DCC55">
            <w:pPr>
              <w:spacing w:line="360" w:lineRule="auto"/>
              <w:jc w:val="center"/>
              <w:rPr>
                <w:rFonts w:hint="eastAsia" w:ascii="宋体" w:hAnsi="宋体" w:eastAsia="宋体"/>
                <w:szCs w:val="21"/>
              </w:rPr>
            </w:pPr>
            <w:r>
              <w:rPr>
                <w:rFonts w:ascii="宋体" w:hAnsi="宋体" w:eastAsia="宋体"/>
                <w:szCs w:val="21"/>
              </w:rPr>
              <w:t>登录密码</w:t>
            </w:r>
          </w:p>
        </w:tc>
        <w:tc>
          <w:tcPr>
            <w:tcW w:w="2611" w:type="dxa"/>
          </w:tcPr>
          <w:p w14:paraId="4AE49CFD">
            <w:pPr>
              <w:spacing w:line="360" w:lineRule="auto"/>
              <w:jc w:val="center"/>
              <w:rPr>
                <w:rFonts w:hint="eastAsia" w:ascii="宋体" w:hAnsi="宋体" w:eastAsia="宋体"/>
                <w:szCs w:val="21"/>
              </w:rPr>
            </w:pPr>
            <w:r>
              <w:rPr>
                <w:rFonts w:ascii="宋体" w:hAnsi="宋体" w:eastAsia="宋体"/>
                <w:szCs w:val="21"/>
              </w:rPr>
              <w:t>userPassword</w:t>
            </w:r>
          </w:p>
        </w:tc>
        <w:tc>
          <w:tcPr>
            <w:tcW w:w="1766" w:type="dxa"/>
          </w:tcPr>
          <w:p w14:paraId="3F677405">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3601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29799E65">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611" w:type="dxa"/>
          </w:tcPr>
          <w:p w14:paraId="39BE460F">
            <w:pPr>
              <w:spacing w:line="360" w:lineRule="auto"/>
              <w:jc w:val="center"/>
              <w:rPr>
                <w:rFonts w:hint="eastAsia" w:ascii="宋体" w:hAnsi="宋体" w:eastAsia="宋体"/>
                <w:szCs w:val="21"/>
              </w:rPr>
            </w:pPr>
            <w:r>
              <w:rPr>
                <w:rFonts w:hint="eastAsia" w:ascii="宋体" w:hAnsi="宋体" w:eastAsia="宋体"/>
                <w:szCs w:val="21"/>
              </w:rPr>
              <w:t>userName</w:t>
            </w:r>
          </w:p>
        </w:tc>
        <w:tc>
          <w:tcPr>
            <w:tcW w:w="1766" w:type="dxa"/>
          </w:tcPr>
          <w:p w14:paraId="53927E39">
            <w:pPr>
              <w:spacing w:line="360" w:lineRule="auto"/>
              <w:jc w:val="center"/>
              <w:rPr>
                <w:rFonts w:hint="eastAsia" w:ascii="宋体" w:hAnsi="宋体" w:eastAsia="宋体"/>
                <w:szCs w:val="21"/>
              </w:rPr>
            </w:pPr>
            <w:r>
              <w:rPr>
                <w:rFonts w:hint="eastAsia" w:ascii="宋体" w:hAnsi="宋体" w:eastAsia="宋体"/>
                <w:szCs w:val="21"/>
              </w:rPr>
              <w:t>varchar</w:t>
            </w:r>
          </w:p>
        </w:tc>
      </w:tr>
      <w:tr w14:paraId="5D53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4B05B34">
            <w:pPr>
              <w:spacing w:line="360" w:lineRule="auto"/>
              <w:jc w:val="center"/>
              <w:rPr>
                <w:rFonts w:hint="eastAsia" w:ascii="宋体" w:hAnsi="宋体" w:eastAsia="宋体"/>
                <w:szCs w:val="21"/>
                <w:highlight w:val="yellow"/>
                <w:rPrChange w:id="35" w:author="毛毛妈" w:date="2025-11-15T21:58:00Z">
                  <w:rPr>
                    <w:rFonts w:hint="eastAsia" w:ascii="宋体" w:hAnsi="宋体" w:eastAsia="宋体"/>
                    <w:szCs w:val="21"/>
                  </w:rPr>
                </w:rPrChange>
              </w:rPr>
            </w:pPr>
            <w:r>
              <w:rPr>
                <w:rFonts w:hint="eastAsia" w:ascii="宋体" w:hAnsi="宋体" w:eastAsia="宋体"/>
                <w:szCs w:val="21"/>
                <w:highlight w:val="yellow"/>
                <w:rPrChange w:id="36" w:author="毛毛妈" w:date="2025-11-15T21:58:00Z">
                  <w:rPr>
                    <w:rFonts w:hint="eastAsia" w:ascii="宋体" w:hAnsi="宋体" w:eastAsia="宋体"/>
                    <w:szCs w:val="21"/>
                  </w:rPr>
                </w:rPrChange>
              </w:rPr>
              <w:t>用户类型</w:t>
            </w:r>
          </w:p>
        </w:tc>
        <w:tc>
          <w:tcPr>
            <w:tcW w:w="2611" w:type="dxa"/>
            <w:shd w:val="clear"/>
            <w:vAlign w:val="top"/>
          </w:tcPr>
          <w:p w14:paraId="5CA7C782">
            <w:pPr>
              <w:spacing w:line="360" w:lineRule="auto"/>
              <w:jc w:val="center"/>
              <w:rPr>
                <w:ins w:id="37" w:author="漫星 [2]" w:date="2025-11-16T15:53:10Z"/>
                <w:rFonts w:hint="default" w:ascii="宋体" w:hAnsi="宋体" w:eastAsia="宋体"/>
                <w:szCs w:val="21"/>
                <w:highlight w:val="yellow"/>
              </w:rPr>
            </w:pPr>
            <w:ins w:id="38" w:author="漫星 [2]" w:date="2025-11-16T15:53:10Z">
              <w:r>
                <w:rPr>
                  <w:rFonts w:hint="eastAsia" w:ascii="宋体" w:hAnsi="宋体" w:eastAsia="宋体"/>
                  <w:szCs w:val="21"/>
                  <w:highlight w:val="yellow"/>
                  <w:lang w:val="en-US" w:eastAsia="zh-CN"/>
                </w:rPr>
                <w:t>userType</w:t>
              </w:r>
            </w:ins>
          </w:p>
        </w:tc>
        <w:tc>
          <w:tcPr>
            <w:tcW w:w="1766" w:type="dxa"/>
            <w:shd w:val="clear"/>
            <w:vAlign w:val="top"/>
          </w:tcPr>
          <w:p w14:paraId="2B9DBC77">
            <w:pPr>
              <w:spacing w:line="360" w:lineRule="auto"/>
              <w:jc w:val="center"/>
              <w:rPr>
                <w:ins w:id="39" w:author="漫星 [2]" w:date="2025-11-16T15:53:10Z"/>
                <w:rFonts w:hint="eastAsia" w:ascii="宋体" w:hAnsi="宋体" w:eastAsia="宋体" w:cstheme="minorBidi"/>
                <w:kern w:val="2"/>
                <w:sz w:val="21"/>
                <w:szCs w:val="21"/>
                <w:lang w:val="en-US" w:eastAsia="zh-CN" w:bidi="ar-SA"/>
              </w:rPr>
            </w:pPr>
            <w:ins w:id="40" w:author="漫星 [2]" w:date="2025-11-16T15:53:10Z">
              <w:r>
                <w:rPr>
                  <w:rFonts w:hint="eastAsia" w:ascii="宋体" w:hAnsi="宋体" w:eastAsia="宋体"/>
                  <w:szCs w:val="21"/>
                  <w:lang w:val="en-US" w:eastAsia="zh-CN"/>
                </w:rPr>
                <w:t>varchar</w:t>
              </w:r>
            </w:ins>
          </w:p>
        </w:tc>
      </w:tr>
      <w:tr w14:paraId="4BCB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41" w:author="漫星 [2]" w:date="2025-11-16T15:49:09Z"/>
        </w:trPr>
        <w:tc>
          <w:tcPr>
            <w:tcW w:w="2067" w:type="dxa"/>
          </w:tcPr>
          <w:p w14:paraId="77B18BC8">
            <w:pPr>
              <w:spacing w:line="360" w:lineRule="auto"/>
              <w:jc w:val="center"/>
              <w:rPr>
                <w:del w:id="42" w:author="漫星 [2]" w:date="2025-11-16T15:49:09Z"/>
                <w:rFonts w:hint="eastAsia" w:ascii="宋体" w:hAnsi="宋体" w:eastAsia="宋体"/>
                <w:szCs w:val="21"/>
              </w:rPr>
            </w:pPr>
          </w:p>
        </w:tc>
        <w:tc>
          <w:tcPr>
            <w:tcW w:w="2611" w:type="dxa"/>
          </w:tcPr>
          <w:p w14:paraId="714C60C7">
            <w:pPr>
              <w:spacing w:line="360" w:lineRule="auto"/>
              <w:jc w:val="center"/>
              <w:rPr>
                <w:del w:id="43" w:author="漫星 [2]" w:date="2025-11-16T15:49:09Z"/>
                <w:rFonts w:hint="eastAsia" w:ascii="宋体" w:hAnsi="宋体" w:eastAsia="宋体"/>
                <w:szCs w:val="21"/>
              </w:rPr>
            </w:pPr>
          </w:p>
        </w:tc>
        <w:tc>
          <w:tcPr>
            <w:tcW w:w="1766" w:type="dxa"/>
          </w:tcPr>
          <w:p w14:paraId="1A29AC81">
            <w:pPr>
              <w:spacing w:line="360" w:lineRule="auto"/>
              <w:jc w:val="center"/>
              <w:rPr>
                <w:del w:id="44" w:author="漫星 [2]" w:date="2025-11-16T15:49:09Z"/>
                <w:rFonts w:hint="eastAsia" w:ascii="宋体" w:hAnsi="宋体" w:eastAsia="宋体"/>
                <w:szCs w:val="21"/>
              </w:rPr>
            </w:pPr>
          </w:p>
        </w:tc>
      </w:tr>
      <w:tr w14:paraId="2D09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B1C3E34">
            <w:pPr>
              <w:spacing w:line="360" w:lineRule="auto"/>
              <w:jc w:val="center"/>
              <w:rPr>
                <w:rFonts w:hint="eastAsia" w:ascii="宋体" w:hAnsi="宋体" w:eastAsia="宋体"/>
                <w:szCs w:val="21"/>
              </w:rPr>
            </w:pPr>
            <w:r>
              <w:rPr>
                <w:rFonts w:hint="eastAsia" w:ascii="宋体" w:hAnsi="宋体" w:eastAsia="宋体"/>
                <w:szCs w:val="21"/>
              </w:rPr>
              <w:t>性别</w:t>
            </w:r>
          </w:p>
        </w:tc>
        <w:tc>
          <w:tcPr>
            <w:tcW w:w="2611" w:type="dxa"/>
          </w:tcPr>
          <w:p w14:paraId="658B49BF">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ender</w:t>
            </w:r>
          </w:p>
        </w:tc>
        <w:tc>
          <w:tcPr>
            <w:tcW w:w="1766" w:type="dxa"/>
          </w:tcPr>
          <w:p w14:paraId="2B992411">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6BD7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CD1DD32">
            <w:pPr>
              <w:spacing w:line="360" w:lineRule="auto"/>
              <w:jc w:val="center"/>
              <w:rPr>
                <w:rFonts w:hint="eastAsia" w:ascii="宋体" w:hAnsi="宋体" w:eastAsia="宋体"/>
                <w:szCs w:val="21"/>
              </w:rPr>
            </w:pPr>
            <w:r>
              <w:rPr>
                <w:rFonts w:hint="eastAsia" w:ascii="宋体" w:hAnsi="宋体" w:eastAsia="宋体"/>
                <w:szCs w:val="21"/>
              </w:rPr>
              <w:t>用户生日</w:t>
            </w:r>
          </w:p>
        </w:tc>
        <w:tc>
          <w:tcPr>
            <w:tcW w:w="2611" w:type="dxa"/>
          </w:tcPr>
          <w:p w14:paraId="7A1FB920">
            <w:pPr>
              <w:spacing w:line="360" w:lineRule="auto"/>
              <w:jc w:val="center"/>
              <w:rPr>
                <w:rFonts w:hint="eastAsia" w:ascii="宋体" w:hAnsi="宋体" w:eastAsia="宋体"/>
                <w:szCs w:val="21"/>
              </w:rPr>
            </w:pPr>
            <w:r>
              <w:rPr>
                <w:rFonts w:ascii="宋体" w:hAnsi="宋体" w:eastAsia="宋体"/>
                <w:szCs w:val="21"/>
              </w:rPr>
              <w:t>Birthday</w:t>
            </w:r>
          </w:p>
        </w:tc>
        <w:tc>
          <w:tcPr>
            <w:tcW w:w="1766" w:type="dxa"/>
          </w:tcPr>
          <w:p w14:paraId="2E0E0B65">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69E6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46409E9">
            <w:pPr>
              <w:spacing w:line="360" w:lineRule="auto"/>
              <w:jc w:val="center"/>
              <w:rPr>
                <w:rFonts w:hint="eastAsia" w:ascii="宋体" w:hAnsi="宋体" w:eastAsia="宋体"/>
                <w:szCs w:val="21"/>
              </w:rPr>
            </w:pPr>
            <w:r>
              <w:rPr>
                <w:rFonts w:hint="eastAsia" w:ascii="宋体" w:hAnsi="宋体" w:eastAsia="宋体"/>
                <w:szCs w:val="21"/>
              </w:rPr>
              <w:t>注册时间</w:t>
            </w:r>
          </w:p>
        </w:tc>
        <w:tc>
          <w:tcPr>
            <w:tcW w:w="2611" w:type="dxa"/>
          </w:tcPr>
          <w:p w14:paraId="1CDD0C7C">
            <w:pPr>
              <w:spacing w:line="360" w:lineRule="auto"/>
              <w:jc w:val="center"/>
              <w:rPr>
                <w:rFonts w:hint="eastAsia" w:ascii="宋体" w:hAnsi="宋体" w:eastAsia="宋体"/>
                <w:szCs w:val="21"/>
              </w:rPr>
            </w:pPr>
            <w:r>
              <w:rPr>
                <w:rFonts w:ascii="宋体" w:hAnsi="宋体" w:eastAsia="宋体"/>
                <w:szCs w:val="21"/>
              </w:rPr>
              <w:t>Register</w:t>
            </w:r>
            <w:r>
              <w:rPr>
                <w:rFonts w:hint="eastAsia" w:ascii="宋体" w:hAnsi="宋体" w:eastAsia="宋体"/>
                <w:szCs w:val="21"/>
              </w:rPr>
              <w:t>Time</w:t>
            </w:r>
          </w:p>
        </w:tc>
        <w:tc>
          <w:tcPr>
            <w:tcW w:w="1766" w:type="dxa"/>
          </w:tcPr>
          <w:p w14:paraId="6734A68B">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6EB773F6">
      <w:pPr>
        <w:spacing w:line="360" w:lineRule="auto"/>
        <w:rPr>
          <w:rFonts w:hint="eastAsia" w:ascii="宋体" w:hAnsi="宋体" w:eastAsia="宋体"/>
          <w:szCs w:val="21"/>
        </w:rPr>
      </w:pPr>
    </w:p>
    <w:p w14:paraId="363B97B1">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szCs w:val="21"/>
        </w:rPr>
        <w:t>Catinformation</w:t>
      </w:r>
      <w:r>
        <w:rPr>
          <w:rFonts w:hint="eastAsia" w:ascii="宋体" w:hAnsi="宋体" w:eastAsia="宋体"/>
          <w:b/>
          <w:bCs/>
          <w:szCs w:val="21"/>
        </w:rPr>
        <w:t>（猫咪信息类）</w:t>
      </w:r>
    </w:p>
    <w:p w14:paraId="27374110">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.1.5</w:t>
      </w:r>
      <w:r>
        <w:rPr>
          <w:rFonts w:hint="eastAsia" w:ascii="宋体" w:hAnsi="宋体" w:eastAsia="宋体"/>
          <w:b/>
          <w:bCs/>
          <w:szCs w:val="21"/>
        </w:rPr>
        <w:t>所示：</w:t>
      </w:r>
    </w:p>
    <w:p w14:paraId="0DC7BB89">
      <w:pPr>
        <w:spacing w:line="360" w:lineRule="auto"/>
        <w:jc w:val="left"/>
        <w:rPr>
          <w:rFonts w:hint="eastAsia" w:ascii="宋体" w:hAnsi="宋体" w:eastAsia="宋体"/>
          <w:b/>
          <w:bCs/>
          <w:szCs w:val="21"/>
        </w:rPr>
      </w:pPr>
    </w:p>
    <w:p w14:paraId="42723D81">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 xml:space="preserve">.1.5 </w:t>
      </w:r>
      <w:r>
        <w:rPr>
          <w:rFonts w:hint="eastAsia" w:ascii="宋体" w:hAnsi="宋体" w:eastAsia="宋体"/>
          <w:szCs w:val="21"/>
        </w:rPr>
        <w:t>Catinformation类属性表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4560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33AE4353">
            <w:pPr>
              <w:spacing w:line="360" w:lineRule="auto"/>
              <w:jc w:val="center"/>
              <w:rPr>
                <w:rFonts w:hint="eastAsia"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vAlign w:val="center"/>
          </w:tcPr>
          <w:p w14:paraId="3F59893D">
            <w:pPr>
              <w:spacing w:line="360" w:lineRule="auto"/>
              <w:jc w:val="center"/>
              <w:rPr>
                <w:rFonts w:hint="eastAsia" w:ascii="宋体" w:hAnsi="宋体" w:eastAsia="宋体"/>
                <w:szCs w:val="21"/>
              </w:rPr>
            </w:pPr>
            <w:r>
              <w:rPr>
                <w:rFonts w:hint="eastAsia" w:ascii="宋体" w:hAnsi="宋体" w:eastAsia="宋体"/>
                <w:szCs w:val="21"/>
              </w:rPr>
              <w:t>英文名</w:t>
            </w:r>
          </w:p>
        </w:tc>
        <w:tc>
          <w:tcPr>
            <w:tcW w:w="2268" w:type="dxa"/>
            <w:tcBorders>
              <w:top w:val="single" w:color="auto" w:sz="4" w:space="0"/>
              <w:left w:val="single" w:color="auto" w:sz="4" w:space="0"/>
              <w:bottom w:val="single" w:color="auto" w:sz="4" w:space="0"/>
              <w:right w:val="single" w:color="auto" w:sz="4" w:space="0"/>
            </w:tcBorders>
            <w:vAlign w:val="center"/>
          </w:tcPr>
          <w:p w14:paraId="68F2CAF0">
            <w:pPr>
              <w:spacing w:line="360" w:lineRule="auto"/>
              <w:jc w:val="center"/>
              <w:rPr>
                <w:rFonts w:hint="eastAsia" w:ascii="宋体" w:hAnsi="宋体" w:eastAsia="宋体"/>
                <w:szCs w:val="21"/>
              </w:rPr>
            </w:pPr>
            <w:r>
              <w:rPr>
                <w:rFonts w:hint="eastAsia" w:ascii="宋体" w:hAnsi="宋体" w:eastAsia="宋体"/>
                <w:szCs w:val="21"/>
              </w:rPr>
              <w:t>数据类型</w:t>
            </w:r>
          </w:p>
        </w:tc>
      </w:tr>
      <w:tr w14:paraId="51A6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C8E8049">
            <w:pPr>
              <w:spacing w:line="360" w:lineRule="auto"/>
              <w:jc w:val="center"/>
              <w:rPr>
                <w:rFonts w:hint="eastAsia" w:ascii="宋体" w:hAnsi="宋体" w:eastAsia="宋体"/>
                <w:szCs w:val="21"/>
              </w:rPr>
            </w:pPr>
            <w:r>
              <w:rPr>
                <w:rFonts w:hint="eastAsia" w:ascii="宋体" w:hAnsi="宋体" w:eastAsia="宋体"/>
                <w:szCs w:val="21"/>
              </w:rPr>
              <w:t>猫咪ID</w:t>
            </w:r>
          </w:p>
        </w:tc>
        <w:tc>
          <w:tcPr>
            <w:tcW w:w="2766" w:type="dxa"/>
            <w:tcBorders>
              <w:top w:val="single" w:color="auto" w:sz="4" w:space="0"/>
              <w:left w:val="single" w:color="auto" w:sz="4" w:space="0"/>
              <w:bottom w:val="single" w:color="auto" w:sz="4" w:space="0"/>
              <w:right w:val="single" w:color="auto" w:sz="4" w:space="0"/>
            </w:tcBorders>
            <w:vAlign w:val="center"/>
          </w:tcPr>
          <w:p w14:paraId="21DC4018">
            <w:pPr>
              <w:spacing w:line="360" w:lineRule="auto"/>
              <w:jc w:val="center"/>
              <w:rPr>
                <w:rFonts w:hint="eastAsia" w:ascii="宋体" w:hAnsi="宋体" w:eastAsia="宋体"/>
                <w:szCs w:val="21"/>
              </w:rPr>
            </w:pPr>
            <w:r>
              <w:rPr>
                <w:rFonts w:hint="eastAsia" w:ascii="宋体" w:hAnsi="宋体" w:eastAsia="宋体"/>
                <w:szCs w:val="21"/>
              </w:rPr>
              <w:t>catId</w:t>
            </w:r>
          </w:p>
        </w:tc>
        <w:tc>
          <w:tcPr>
            <w:tcW w:w="2268" w:type="dxa"/>
            <w:tcBorders>
              <w:top w:val="single" w:color="auto" w:sz="4" w:space="0"/>
              <w:left w:val="single" w:color="auto" w:sz="4" w:space="0"/>
              <w:bottom w:val="single" w:color="auto" w:sz="4" w:space="0"/>
              <w:right w:val="single" w:color="auto" w:sz="4" w:space="0"/>
            </w:tcBorders>
            <w:vAlign w:val="center"/>
          </w:tcPr>
          <w:p w14:paraId="1993AED0">
            <w:pPr>
              <w:spacing w:line="360" w:lineRule="auto"/>
              <w:jc w:val="center"/>
              <w:rPr>
                <w:rFonts w:hint="eastAsia" w:ascii="宋体" w:hAnsi="宋体" w:eastAsia="宋体"/>
                <w:szCs w:val="21"/>
              </w:rPr>
            </w:pPr>
            <w:r>
              <w:rPr>
                <w:rFonts w:hint="eastAsia" w:ascii="宋体" w:hAnsi="宋体" w:eastAsia="宋体"/>
                <w:szCs w:val="21"/>
              </w:rPr>
              <w:t>varchar</w:t>
            </w:r>
          </w:p>
        </w:tc>
      </w:tr>
      <w:tr w14:paraId="0A77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F8FA39E">
            <w:pPr>
              <w:spacing w:line="360" w:lineRule="auto"/>
              <w:jc w:val="center"/>
              <w:rPr>
                <w:rFonts w:hint="eastAsia" w:ascii="宋体" w:hAnsi="宋体" w:eastAsia="宋体"/>
                <w:szCs w:val="21"/>
              </w:rPr>
            </w:pPr>
            <w:r>
              <w:rPr>
                <w:rFonts w:hint="eastAsia" w:ascii="宋体" w:hAnsi="宋体" w:eastAsia="宋体"/>
                <w:szCs w:val="21"/>
              </w:rPr>
              <w:t>猫咪名字</w:t>
            </w:r>
          </w:p>
        </w:tc>
        <w:tc>
          <w:tcPr>
            <w:tcW w:w="2766" w:type="dxa"/>
            <w:tcBorders>
              <w:top w:val="single" w:color="auto" w:sz="4" w:space="0"/>
              <w:left w:val="single" w:color="auto" w:sz="4" w:space="0"/>
              <w:bottom w:val="single" w:color="auto" w:sz="4" w:space="0"/>
              <w:right w:val="single" w:color="auto" w:sz="4" w:space="0"/>
            </w:tcBorders>
            <w:vAlign w:val="center"/>
          </w:tcPr>
          <w:p w14:paraId="7484C640">
            <w:pPr>
              <w:spacing w:line="360" w:lineRule="auto"/>
              <w:jc w:val="center"/>
              <w:rPr>
                <w:rFonts w:hint="eastAsia" w:ascii="宋体" w:hAnsi="宋体" w:eastAsia="宋体"/>
                <w:szCs w:val="21"/>
              </w:rPr>
            </w:pPr>
            <w:r>
              <w:rPr>
                <w:rFonts w:hint="eastAsia" w:ascii="宋体" w:hAnsi="宋体" w:eastAsia="宋体"/>
                <w:szCs w:val="21"/>
              </w:rPr>
              <w:t>catName</w:t>
            </w:r>
          </w:p>
        </w:tc>
        <w:tc>
          <w:tcPr>
            <w:tcW w:w="2268" w:type="dxa"/>
            <w:tcBorders>
              <w:top w:val="single" w:color="auto" w:sz="4" w:space="0"/>
              <w:left w:val="single" w:color="auto" w:sz="4" w:space="0"/>
              <w:bottom w:val="single" w:color="auto" w:sz="4" w:space="0"/>
              <w:right w:val="single" w:color="auto" w:sz="4" w:space="0"/>
            </w:tcBorders>
            <w:vAlign w:val="center"/>
          </w:tcPr>
          <w:p w14:paraId="24B68E25">
            <w:pPr>
              <w:spacing w:line="360" w:lineRule="auto"/>
              <w:jc w:val="center"/>
              <w:rPr>
                <w:rFonts w:hint="eastAsia" w:ascii="宋体" w:hAnsi="宋体" w:eastAsia="宋体"/>
                <w:szCs w:val="21"/>
              </w:rPr>
            </w:pPr>
            <w:r>
              <w:rPr>
                <w:rFonts w:hint="eastAsia" w:ascii="宋体" w:hAnsi="宋体" w:eastAsia="宋体"/>
                <w:szCs w:val="21"/>
              </w:rPr>
              <w:t>varchar</w:t>
            </w:r>
          </w:p>
        </w:tc>
      </w:tr>
      <w:tr w14:paraId="6225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720D424">
            <w:pPr>
              <w:spacing w:line="360" w:lineRule="auto"/>
              <w:jc w:val="center"/>
              <w:rPr>
                <w:rFonts w:hint="eastAsia" w:ascii="宋体" w:hAnsi="宋体" w:eastAsia="宋体"/>
                <w:szCs w:val="21"/>
              </w:rPr>
            </w:pPr>
            <w:r>
              <w:rPr>
                <w:rFonts w:hint="eastAsia" w:ascii="宋体" w:hAnsi="宋体" w:eastAsia="宋体"/>
                <w:szCs w:val="21"/>
              </w:rPr>
              <w:t>品种</w:t>
            </w:r>
          </w:p>
        </w:tc>
        <w:tc>
          <w:tcPr>
            <w:tcW w:w="2766" w:type="dxa"/>
            <w:tcBorders>
              <w:top w:val="single" w:color="auto" w:sz="4" w:space="0"/>
              <w:left w:val="single" w:color="auto" w:sz="4" w:space="0"/>
              <w:bottom w:val="single" w:color="auto" w:sz="4" w:space="0"/>
              <w:right w:val="single" w:color="auto" w:sz="4" w:space="0"/>
            </w:tcBorders>
            <w:vAlign w:val="center"/>
          </w:tcPr>
          <w:p w14:paraId="01773848">
            <w:pPr>
              <w:spacing w:line="360" w:lineRule="auto"/>
              <w:jc w:val="center"/>
              <w:rPr>
                <w:rFonts w:hint="eastAsia" w:ascii="宋体" w:hAnsi="宋体" w:eastAsia="宋体"/>
                <w:szCs w:val="21"/>
              </w:rPr>
            </w:pPr>
            <w:r>
              <w:rPr>
                <w:rFonts w:hint="eastAsia" w:ascii="宋体" w:hAnsi="宋体" w:eastAsia="宋体"/>
                <w:szCs w:val="21"/>
              </w:rPr>
              <w:t>breed</w:t>
            </w:r>
          </w:p>
        </w:tc>
        <w:tc>
          <w:tcPr>
            <w:tcW w:w="2268" w:type="dxa"/>
            <w:tcBorders>
              <w:top w:val="single" w:color="auto" w:sz="4" w:space="0"/>
              <w:left w:val="single" w:color="auto" w:sz="4" w:space="0"/>
              <w:bottom w:val="single" w:color="auto" w:sz="4" w:space="0"/>
              <w:right w:val="single" w:color="auto" w:sz="4" w:space="0"/>
            </w:tcBorders>
            <w:vAlign w:val="center"/>
          </w:tcPr>
          <w:p w14:paraId="55B6D568">
            <w:pPr>
              <w:spacing w:line="360" w:lineRule="auto"/>
              <w:jc w:val="center"/>
              <w:rPr>
                <w:rFonts w:hint="eastAsia" w:ascii="宋体" w:hAnsi="宋体" w:eastAsia="宋体"/>
                <w:szCs w:val="21"/>
              </w:rPr>
            </w:pPr>
            <w:r>
              <w:rPr>
                <w:rFonts w:hint="eastAsia" w:ascii="宋体" w:hAnsi="宋体" w:eastAsia="宋体"/>
                <w:szCs w:val="21"/>
              </w:rPr>
              <w:t>String</w:t>
            </w:r>
          </w:p>
        </w:tc>
      </w:tr>
      <w:tr w14:paraId="7207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125B0DC">
            <w:pPr>
              <w:spacing w:line="360" w:lineRule="auto"/>
              <w:jc w:val="center"/>
              <w:rPr>
                <w:rFonts w:hint="eastAsia" w:ascii="宋体" w:hAnsi="宋体" w:eastAsia="宋体"/>
                <w:szCs w:val="21"/>
              </w:rPr>
            </w:pPr>
            <w:r>
              <w:rPr>
                <w:rFonts w:hint="eastAsia" w:ascii="宋体" w:hAnsi="宋体" w:eastAsia="宋体"/>
                <w:szCs w:val="21"/>
              </w:rPr>
              <w:t>性别</w:t>
            </w:r>
          </w:p>
        </w:tc>
        <w:tc>
          <w:tcPr>
            <w:tcW w:w="2766" w:type="dxa"/>
            <w:tcBorders>
              <w:top w:val="single" w:color="auto" w:sz="4" w:space="0"/>
              <w:left w:val="single" w:color="auto" w:sz="4" w:space="0"/>
              <w:bottom w:val="single" w:color="auto" w:sz="4" w:space="0"/>
              <w:right w:val="single" w:color="auto" w:sz="4" w:space="0"/>
            </w:tcBorders>
            <w:vAlign w:val="center"/>
          </w:tcPr>
          <w:p w14:paraId="7DFED35E">
            <w:pPr>
              <w:spacing w:line="360" w:lineRule="auto"/>
              <w:jc w:val="center"/>
              <w:rPr>
                <w:rFonts w:hint="eastAsia" w:ascii="宋体" w:hAnsi="宋体" w:eastAsia="宋体"/>
                <w:szCs w:val="21"/>
              </w:rPr>
            </w:pPr>
            <w:r>
              <w:rPr>
                <w:rFonts w:hint="eastAsia" w:ascii="宋体" w:hAnsi="宋体" w:eastAsia="宋体"/>
                <w:szCs w:val="21"/>
              </w:rPr>
              <w:t>gender</w:t>
            </w:r>
          </w:p>
        </w:tc>
        <w:tc>
          <w:tcPr>
            <w:tcW w:w="2268" w:type="dxa"/>
            <w:tcBorders>
              <w:top w:val="single" w:color="auto" w:sz="4" w:space="0"/>
              <w:left w:val="single" w:color="auto" w:sz="4" w:space="0"/>
              <w:bottom w:val="single" w:color="auto" w:sz="4" w:space="0"/>
              <w:right w:val="single" w:color="auto" w:sz="4" w:space="0"/>
            </w:tcBorders>
            <w:vAlign w:val="center"/>
          </w:tcPr>
          <w:p w14:paraId="33FFA91F">
            <w:pPr>
              <w:spacing w:line="360" w:lineRule="auto"/>
              <w:jc w:val="center"/>
              <w:rPr>
                <w:rFonts w:hint="eastAsia" w:ascii="宋体" w:hAnsi="宋体" w:eastAsia="宋体"/>
                <w:szCs w:val="21"/>
              </w:rPr>
            </w:pPr>
            <w:r>
              <w:rPr>
                <w:rFonts w:hint="eastAsia" w:ascii="宋体" w:hAnsi="宋体" w:eastAsia="宋体"/>
                <w:szCs w:val="21"/>
              </w:rPr>
              <w:t>Enum</w:t>
            </w:r>
          </w:p>
        </w:tc>
      </w:tr>
      <w:tr w14:paraId="081E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250DBEE">
            <w:pPr>
              <w:spacing w:line="360" w:lineRule="auto"/>
              <w:jc w:val="center"/>
              <w:rPr>
                <w:rFonts w:hint="eastAsia" w:ascii="宋体" w:hAnsi="宋体" w:eastAsia="宋体"/>
                <w:szCs w:val="21"/>
              </w:rPr>
            </w:pPr>
            <w:r>
              <w:rPr>
                <w:rFonts w:hint="eastAsia" w:ascii="宋体" w:hAnsi="宋体" w:eastAsia="宋体"/>
                <w:szCs w:val="21"/>
              </w:rPr>
              <w:t>出生日期</w:t>
            </w:r>
          </w:p>
        </w:tc>
        <w:tc>
          <w:tcPr>
            <w:tcW w:w="2766" w:type="dxa"/>
            <w:tcBorders>
              <w:top w:val="single" w:color="auto" w:sz="4" w:space="0"/>
              <w:left w:val="single" w:color="auto" w:sz="4" w:space="0"/>
              <w:bottom w:val="single" w:color="auto" w:sz="4" w:space="0"/>
              <w:right w:val="single" w:color="auto" w:sz="4" w:space="0"/>
            </w:tcBorders>
            <w:vAlign w:val="center"/>
          </w:tcPr>
          <w:p w14:paraId="63121180">
            <w:pPr>
              <w:spacing w:line="360" w:lineRule="auto"/>
              <w:jc w:val="center"/>
              <w:rPr>
                <w:rFonts w:hint="eastAsia" w:ascii="宋体" w:hAnsi="宋体" w:eastAsia="宋体"/>
                <w:szCs w:val="21"/>
              </w:rPr>
            </w:pPr>
            <w:r>
              <w:rPr>
                <w:rFonts w:hint="eastAsia" w:ascii="宋体" w:hAnsi="宋体" w:eastAsia="宋体"/>
                <w:szCs w:val="21"/>
              </w:rPr>
              <w:t>dateOfBirth</w:t>
            </w:r>
          </w:p>
        </w:tc>
        <w:tc>
          <w:tcPr>
            <w:tcW w:w="2268" w:type="dxa"/>
            <w:tcBorders>
              <w:top w:val="single" w:color="auto" w:sz="4" w:space="0"/>
              <w:left w:val="single" w:color="auto" w:sz="4" w:space="0"/>
              <w:bottom w:val="single" w:color="auto" w:sz="4" w:space="0"/>
              <w:right w:val="single" w:color="auto" w:sz="4" w:space="0"/>
            </w:tcBorders>
            <w:vAlign w:val="center"/>
          </w:tcPr>
          <w:p w14:paraId="473645C0">
            <w:pPr>
              <w:spacing w:line="360" w:lineRule="auto"/>
              <w:jc w:val="center"/>
              <w:rPr>
                <w:rFonts w:hint="eastAsia" w:ascii="宋体" w:hAnsi="宋体" w:eastAsia="宋体"/>
                <w:szCs w:val="21"/>
              </w:rPr>
            </w:pPr>
            <w:r>
              <w:rPr>
                <w:rFonts w:hint="eastAsia" w:ascii="宋体" w:hAnsi="宋体" w:eastAsia="宋体"/>
                <w:szCs w:val="21"/>
              </w:rPr>
              <w:t>Datetime</w:t>
            </w:r>
          </w:p>
        </w:tc>
      </w:tr>
      <w:tr w14:paraId="6154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9EB3F3E">
            <w:pPr>
              <w:spacing w:line="360" w:lineRule="auto"/>
              <w:jc w:val="center"/>
              <w:rPr>
                <w:rFonts w:hint="eastAsia" w:ascii="宋体" w:hAnsi="宋体" w:eastAsia="宋体"/>
                <w:szCs w:val="21"/>
              </w:rPr>
            </w:pPr>
            <w:r>
              <w:rPr>
                <w:rFonts w:hint="eastAsia" w:ascii="宋体" w:hAnsi="宋体" w:eastAsia="宋体"/>
                <w:szCs w:val="21"/>
              </w:rPr>
              <w:t>猫咪状态</w:t>
            </w:r>
          </w:p>
        </w:tc>
        <w:tc>
          <w:tcPr>
            <w:tcW w:w="2766" w:type="dxa"/>
            <w:tcBorders>
              <w:top w:val="single" w:color="auto" w:sz="4" w:space="0"/>
              <w:left w:val="single" w:color="auto" w:sz="4" w:space="0"/>
              <w:bottom w:val="single" w:color="auto" w:sz="4" w:space="0"/>
              <w:right w:val="single" w:color="auto" w:sz="4" w:space="0"/>
            </w:tcBorders>
            <w:vAlign w:val="center"/>
          </w:tcPr>
          <w:p w14:paraId="70E5DAB4">
            <w:pPr>
              <w:spacing w:line="360" w:lineRule="auto"/>
              <w:jc w:val="center"/>
              <w:rPr>
                <w:rFonts w:hint="eastAsia" w:ascii="宋体" w:hAnsi="宋体" w:eastAsia="宋体"/>
                <w:szCs w:val="21"/>
              </w:rPr>
            </w:pPr>
            <w:r>
              <w:rPr>
                <w:rFonts w:hint="eastAsia" w:ascii="宋体" w:hAnsi="宋体" w:eastAsia="宋体"/>
                <w:szCs w:val="21"/>
              </w:rPr>
              <w:t>workStatus</w:t>
            </w:r>
          </w:p>
        </w:tc>
        <w:tc>
          <w:tcPr>
            <w:tcW w:w="2268" w:type="dxa"/>
            <w:tcBorders>
              <w:top w:val="single" w:color="auto" w:sz="4" w:space="0"/>
              <w:left w:val="single" w:color="auto" w:sz="4" w:space="0"/>
              <w:bottom w:val="single" w:color="auto" w:sz="4" w:space="0"/>
              <w:right w:val="single" w:color="auto" w:sz="4" w:space="0"/>
            </w:tcBorders>
            <w:vAlign w:val="center"/>
          </w:tcPr>
          <w:p w14:paraId="3D041989">
            <w:pPr>
              <w:spacing w:line="360" w:lineRule="auto"/>
              <w:jc w:val="center"/>
              <w:rPr>
                <w:rFonts w:hint="eastAsia" w:ascii="宋体" w:hAnsi="宋体" w:eastAsia="宋体"/>
                <w:szCs w:val="21"/>
              </w:rPr>
            </w:pPr>
            <w:commentRangeStart w:id="1"/>
            <w:r>
              <w:rPr>
                <w:rFonts w:hint="eastAsia" w:ascii="宋体" w:hAnsi="宋体" w:eastAsia="宋体"/>
                <w:szCs w:val="21"/>
              </w:rPr>
              <w:t>varchar（休息中、</w:t>
            </w:r>
            <w:commentRangeStart w:id="2"/>
            <w:r>
              <w:rPr>
                <w:rFonts w:hint="eastAsia" w:ascii="宋体" w:hAnsi="宋体" w:eastAsia="宋体"/>
                <w:szCs w:val="21"/>
              </w:rPr>
              <w:t>在岗中</w:t>
            </w:r>
            <w:commentRangeEnd w:id="2"/>
            <w:r>
              <w:rPr>
                <w:rStyle w:val="16"/>
                <w:rFonts w:hint="eastAsia" w:ascii="宋体" w:hAnsi="宋体" w:eastAsia="宋体"/>
              </w:rPr>
              <w:commentReference w:id="2"/>
            </w:r>
            <w:r>
              <w:rPr>
                <w:rFonts w:hint="eastAsia" w:ascii="宋体" w:hAnsi="宋体" w:eastAsia="宋体"/>
                <w:szCs w:val="21"/>
              </w:rPr>
              <w:t>）</w:t>
            </w:r>
            <w:commentRangeEnd w:id="1"/>
            <w:r>
              <w:rPr>
                <w:rStyle w:val="16"/>
                <w:rFonts w:hint="eastAsia" w:ascii="宋体" w:hAnsi="宋体" w:eastAsia="宋体"/>
              </w:rPr>
              <w:commentReference w:id="1"/>
            </w:r>
          </w:p>
        </w:tc>
      </w:tr>
      <w:tr w14:paraId="0888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006E0F50">
            <w:pPr>
              <w:spacing w:line="360" w:lineRule="auto"/>
              <w:jc w:val="center"/>
              <w:rPr>
                <w:rFonts w:hint="eastAsia" w:ascii="宋体" w:hAnsi="宋体" w:eastAsia="宋体"/>
                <w:szCs w:val="21"/>
              </w:rPr>
            </w:pPr>
            <w:r>
              <w:rPr>
                <w:rFonts w:hint="eastAsia" w:ascii="宋体" w:hAnsi="宋体" w:eastAsia="宋体"/>
                <w:szCs w:val="21"/>
              </w:rPr>
              <w:t>性格描述</w:t>
            </w:r>
          </w:p>
        </w:tc>
        <w:tc>
          <w:tcPr>
            <w:tcW w:w="2766" w:type="dxa"/>
            <w:tcBorders>
              <w:top w:val="single" w:color="auto" w:sz="4" w:space="0"/>
              <w:left w:val="single" w:color="auto" w:sz="4" w:space="0"/>
              <w:bottom w:val="single" w:color="auto" w:sz="4" w:space="0"/>
              <w:right w:val="single" w:color="auto" w:sz="4" w:space="0"/>
            </w:tcBorders>
            <w:vAlign w:val="center"/>
          </w:tcPr>
          <w:p w14:paraId="194E287C">
            <w:pPr>
              <w:spacing w:line="360" w:lineRule="auto"/>
              <w:jc w:val="center"/>
              <w:rPr>
                <w:rFonts w:hint="eastAsia" w:ascii="宋体" w:hAnsi="宋体" w:eastAsia="宋体"/>
                <w:szCs w:val="21"/>
              </w:rPr>
            </w:pPr>
            <w:r>
              <w:rPr>
                <w:rFonts w:hint="eastAsia" w:ascii="宋体" w:hAnsi="宋体" w:eastAsia="宋体"/>
                <w:szCs w:val="21"/>
              </w:rPr>
              <w:t>personality</w:t>
            </w:r>
          </w:p>
        </w:tc>
        <w:tc>
          <w:tcPr>
            <w:tcW w:w="2268" w:type="dxa"/>
            <w:tcBorders>
              <w:top w:val="single" w:color="auto" w:sz="4" w:space="0"/>
              <w:left w:val="single" w:color="auto" w:sz="4" w:space="0"/>
              <w:bottom w:val="single" w:color="auto" w:sz="4" w:space="0"/>
              <w:right w:val="single" w:color="auto" w:sz="4" w:space="0"/>
            </w:tcBorders>
            <w:vAlign w:val="center"/>
          </w:tcPr>
          <w:p w14:paraId="6673EE45">
            <w:pPr>
              <w:spacing w:line="360" w:lineRule="auto"/>
              <w:jc w:val="center"/>
              <w:rPr>
                <w:rFonts w:hint="eastAsia" w:ascii="宋体" w:hAnsi="宋体" w:eastAsia="宋体"/>
                <w:szCs w:val="21"/>
              </w:rPr>
            </w:pPr>
            <w:r>
              <w:rPr>
                <w:rFonts w:hint="eastAsia" w:ascii="宋体" w:hAnsi="宋体" w:eastAsia="宋体"/>
                <w:szCs w:val="21"/>
              </w:rPr>
              <w:t>Text</w:t>
            </w:r>
          </w:p>
        </w:tc>
      </w:tr>
      <w:tr w14:paraId="067A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7E9BA6DC">
            <w:pPr>
              <w:spacing w:line="360" w:lineRule="auto"/>
              <w:jc w:val="center"/>
              <w:rPr>
                <w:rFonts w:hint="eastAsia" w:ascii="宋体" w:hAnsi="宋体" w:eastAsia="宋体"/>
                <w:szCs w:val="21"/>
              </w:rPr>
            </w:pPr>
            <w:r>
              <w:rPr>
                <w:rFonts w:hint="eastAsia" w:ascii="宋体" w:hAnsi="宋体" w:eastAsia="宋体"/>
                <w:szCs w:val="21"/>
              </w:rPr>
              <w:t>入店日期</w:t>
            </w:r>
          </w:p>
        </w:tc>
        <w:tc>
          <w:tcPr>
            <w:tcW w:w="2766" w:type="dxa"/>
            <w:tcBorders>
              <w:top w:val="single" w:color="auto" w:sz="4" w:space="0"/>
              <w:left w:val="single" w:color="auto" w:sz="4" w:space="0"/>
              <w:bottom w:val="single" w:color="auto" w:sz="4" w:space="0"/>
              <w:right w:val="single" w:color="auto" w:sz="4" w:space="0"/>
            </w:tcBorders>
            <w:vAlign w:val="center"/>
          </w:tcPr>
          <w:p w14:paraId="345D4CDE">
            <w:pPr>
              <w:spacing w:line="360" w:lineRule="auto"/>
              <w:jc w:val="center"/>
              <w:rPr>
                <w:rFonts w:hint="eastAsia" w:ascii="宋体" w:hAnsi="宋体" w:eastAsia="宋体"/>
                <w:szCs w:val="21"/>
              </w:rPr>
            </w:pPr>
            <w:r>
              <w:rPr>
                <w:rFonts w:hint="eastAsia" w:ascii="宋体" w:hAnsi="宋体" w:eastAsia="宋体"/>
                <w:szCs w:val="21"/>
              </w:rPr>
              <w:t>joinDate</w:t>
            </w:r>
          </w:p>
        </w:tc>
        <w:tc>
          <w:tcPr>
            <w:tcW w:w="2268" w:type="dxa"/>
            <w:tcBorders>
              <w:top w:val="single" w:color="auto" w:sz="4" w:space="0"/>
              <w:left w:val="single" w:color="auto" w:sz="4" w:space="0"/>
              <w:bottom w:val="single" w:color="auto" w:sz="4" w:space="0"/>
              <w:right w:val="single" w:color="auto" w:sz="4" w:space="0"/>
            </w:tcBorders>
            <w:vAlign w:val="center"/>
          </w:tcPr>
          <w:p w14:paraId="7A5ABFBB">
            <w:pPr>
              <w:spacing w:line="360" w:lineRule="auto"/>
              <w:jc w:val="center"/>
              <w:rPr>
                <w:rFonts w:hint="eastAsia" w:ascii="宋体" w:hAnsi="宋体" w:eastAsia="宋体"/>
                <w:szCs w:val="21"/>
              </w:rPr>
            </w:pPr>
            <w:r>
              <w:rPr>
                <w:rFonts w:hint="eastAsia" w:ascii="宋体" w:hAnsi="宋体" w:eastAsia="宋体"/>
                <w:szCs w:val="21"/>
              </w:rPr>
              <w:t>Datetime</w:t>
            </w:r>
          </w:p>
        </w:tc>
      </w:tr>
      <w:tr w14:paraId="0E3A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E43365E">
            <w:pPr>
              <w:spacing w:line="360" w:lineRule="auto"/>
              <w:jc w:val="center"/>
              <w:rPr>
                <w:rFonts w:hint="eastAsia" w:ascii="宋体" w:hAnsi="宋体" w:eastAsia="宋体"/>
                <w:szCs w:val="21"/>
              </w:rPr>
            </w:pPr>
            <w:r>
              <w:rPr>
                <w:rFonts w:hint="eastAsia" w:ascii="宋体" w:hAnsi="宋体" w:eastAsia="宋体"/>
                <w:szCs w:val="21"/>
              </w:rPr>
              <w:t>照片URL</w:t>
            </w:r>
          </w:p>
        </w:tc>
        <w:tc>
          <w:tcPr>
            <w:tcW w:w="2766" w:type="dxa"/>
            <w:tcBorders>
              <w:top w:val="single" w:color="auto" w:sz="4" w:space="0"/>
              <w:left w:val="single" w:color="auto" w:sz="4" w:space="0"/>
              <w:bottom w:val="single" w:color="auto" w:sz="4" w:space="0"/>
              <w:right w:val="single" w:color="auto" w:sz="4" w:space="0"/>
            </w:tcBorders>
            <w:vAlign w:val="center"/>
          </w:tcPr>
          <w:p w14:paraId="1389763D">
            <w:pPr>
              <w:spacing w:line="360" w:lineRule="auto"/>
              <w:jc w:val="center"/>
              <w:rPr>
                <w:rFonts w:hint="eastAsia" w:ascii="宋体" w:hAnsi="宋体" w:eastAsia="宋体"/>
                <w:szCs w:val="21"/>
              </w:rPr>
            </w:pPr>
            <w:r>
              <w:rPr>
                <w:rFonts w:hint="eastAsia" w:ascii="宋体" w:hAnsi="宋体" w:eastAsia="宋体"/>
                <w:szCs w:val="21"/>
              </w:rPr>
              <w:t>photoUrl</w:t>
            </w:r>
          </w:p>
        </w:tc>
        <w:tc>
          <w:tcPr>
            <w:tcW w:w="2268" w:type="dxa"/>
            <w:tcBorders>
              <w:top w:val="single" w:color="auto" w:sz="4" w:space="0"/>
              <w:left w:val="single" w:color="auto" w:sz="4" w:space="0"/>
              <w:bottom w:val="single" w:color="auto" w:sz="4" w:space="0"/>
              <w:right w:val="single" w:color="auto" w:sz="4" w:space="0"/>
            </w:tcBorders>
            <w:vAlign w:val="center"/>
          </w:tcPr>
          <w:p w14:paraId="1B89BD95">
            <w:pPr>
              <w:spacing w:line="360" w:lineRule="auto"/>
              <w:jc w:val="center"/>
              <w:rPr>
                <w:rFonts w:hint="eastAsia" w:ascii="宋体" w:hAnsi="宋体" w:eastAsia="宋体"/>
                <w:szCs w:val="21"/>
              </w:rPr>
            </w:pPr>
            <w:r>
              <w:rPr>
                <w:rFonts w:hint="eastAsia" w:ascii="宋体" w:hAnsi="宋体" w:eastAsia="宋体"/>
                <w:szCs w:val="21"/>
              </w:rPr>
              <w:t>varchar</w:t>
            </w:r>
          </w:p>
        </w:tc>
      </w:tr>
      <w:tr w14:paraId="4F64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7CD25943">
            <w:pPr>
              <w:spacing w:line="360" w:lineRule="auto"/>
              <w:jc w:val="center"/>
              <w:rPr>
                <w:rFonts w:hint="eastAsia" w:ascii="宋体" w:hAnsi="宋体" w:eastAsia="宋体"/>
                <w:szCs w:val="21"/>
              </w:rPr>
            </w:pPr>
            <w:r>
              <w:rPr>
                <w:rFonts w:hint="eastAsia" w:ascii="宋体" w:hAnsi="宋体" w:eastAsia="宋体"/>
                <w:szCs w:val="21"/>
              </w:rPr>
              <w:t>备注</w:t>
            </w:r>
          </w:p>
        </w:tc>
        <w:tc>
          <w:tcPr>
            <w:tcW w:w="2766" w:type="dxa"/>
            <w:tcBorders>
              <w:top w:val="single" w:color="auto" w:sz="4" w:space="0"/>
              <w:left w:val="single" w:color="auto" w:sz="4" w:space="0"/>
              <w:bottom w:val="single" w:color="auto" w:sz="4" w:space="0"/>
              <w:right w:val="single" w:color="auto" w:sz="4" w:space="0"/>
            </w:tcBorders>
            <w:vAlign w:val="center"/>
          </w:tcPr>
          <w:p w14:paraId="2CB75547">
            <w:pPr>
              <w:spacing w:line="360" w:lineRule="auto"/>
              <w:jc w:val="center"/>
              <w:rPr>
                <w:rFonts w:hint="eastAsia" w:ascii="宋体" w:hAnsi="宋体" w:eastAsia="宋体"/>
                <w:szCs w:val="21"/>
              </w:rPr>
            </w:pPr>
            <w:r>
              <w:rPr>
                <w:rFonts w:hint="eastAsia" w:ascii="宋体" w:hAnsi="宋体" w:eastAsia="宋体"/>
                <w:szCs w:val="21"/>
              </w:rPr>
              <w:t>notes</w:t>
            </w:r>
          </w:p>
        </w:tc>
        <w:tc>
          <w:tcPr>
            <w:tcW w:w="2268" w:type="dxa"/>
            <w:tcBorders>
              <w:top w:val="single" w:color="auto" w:sz="4" w:space="0"/>
              <w:left w:val="single" w:color="auto" w:sz="4" w:space="0"/>
              <w:bottom w:val="single" w:color="auto" w:sz="4" w:space="0"/>
              <w:right w:val="single" w:color="auto" w:sz="4" w:space="0"/>
            </w:tcBorders>
            <w:vAlign w:val="center"/>
          </w:tcPr>
          <w:p w14:paraId="104F5B0A">
            <w:pPr>
              <w:spacing w:line="360" w:lineRule="auto"/>
              <w:jc w:val="center"/>
              <w:rPr>
                <w:rFonts w:hint="eastAsia" w:ascii="宋体" w:hAnsi="宋体" w:eastAsia="宋体"/>
                <w:szCs w:val="21"/>
              </w:rPr>
            </w:pPr>
            <w:r>
              <w:rPr>
                <w:rFonts w:hint="eastAsia" w:ascii="宋体" w:hAnsi="宋体" w:eastAsia="宋体"/>
                <w:szCs w:val="21"/>
              </w:rPr>
              <w:t>text</w:t>
            </w:r>
          </w:p>
        </w:tc>
      </w:tr>
    </w:tbl>
    <w:p w14:paraId="54AD9951">
      <w:pPr>
        <w:spacing w:line="360" w:lineRule="auto"/>
        <w:rPr>
          <w:rFonts w:hint="eastAsia" w:ascii="宋体" w:hAnsi="宋体" w:eastAsia="宋体"/>
          <w:szCs w:val="21"/>
        </w:rPr>
      </w:pPr>
    </w:p>
    <w:p w14:paraId="22DF9B09">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szCs w:val="21"/>
        </w:rPr>
        <w:t>Product</w:t>
      </w:r>
      <w:r>
        <w:rPr>
          <w:rFonts w:ascii="宋体" w:hAnsi="宋体" w:eastAsia="宋体"/>
          <w:b/>
          <w:bCs/>
          <w:szCs w:val="21"/>
        </w:rPr>
        <w:t>（</w:t>
      </w:r>
      <w:r>
        <w:rPr>
          <w:rFonts w:hint="eastAsia" w:ascii="宋体" w:hAnsi="宋体" w:eastAsia="宋体"/>
          <w:b/>
          <w:bCs/>
          <w:szCs w:val="21"/>
        </w:rPr>
        <w:t>商品</w:t>
      </w:r>
      <w:r>
        <w:rPr>
          <w:rFonts w:ascii="宋体" w:hAnsi="宋体" w:eastAsia="宋体"/>
          <w:b/>
          <w:bCs/>
          <w:szCs w:val="21"/>
        </w:rPr>
        <w:t>类）</w:t>
      </w:r>
    </w:p>
    <w:p w14:paraId="774B5D3E">
      <w:pPr>
        <w:spacing w:line="360" w:lineRule="auto"/>
        <w:jc w:val="left"/>
        <w:rPr>
          <w:rFonts w:hint="eastAsia" w:ascii="宋体" w:hAnsi="宋体" w:eastAsia="宋体"/>
          <w:b/>
          <w:bCs/>
          <w:szCs w:val="21"/>
        </w:rPr>
      </w:pPr>
      <w:r>
        <w:rPr>
          <w:rFonts w:ascii="宋体" w:hAnsi="宋体" w:eastAsia="宋体"/>
          <w:b/>
          <w:bCs/>
          <w:szCs w:val="21"/>
        </w:rPr>
        <w:t xml:space="preserve"> 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4</w:t>
      </w:r>
      <w:r>
        <w:rPr>
          <w:rFonts w:ascii="宋体" w:hAnsi="宋体" w:eastAsia="宋体"/>
          <w:b/>
          <w:bCs/>
          <w:szCs w:val="21"/>
        </w:rPr>
        <w:t>所示：</w:t>
      </w:r>
    </w:p>
    <w:p w14:paraId="2144FD79">
      <w:pPr>
        <w:spacing w:line="360" w:lineRule="auto"/>
        <w:jc w:val="left"/>
        <w:rPr>
          <w:rFonts w:hint="eastAsia" w:ascii="宋体" w:hAnsi="宋体" w:eastAsia="宋体"/>
          <w:b/>
          <w:bCs/>
          <w:szCs w:val="21"/>
        </w:rPr>
      </w:pPr>
    </w:p>
    <w:p w14:paraId="6EBCDECD">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4</w:t>
      </w:r>
      <w:r>
        <w:rPr>
          <w:rFonts w:ascii="宋体" w:hAnsi="宋体" w:eastAsia="宋体"/>
          <w:szCs w:val="21"/>
        </w:rPr>
        <w:t xml:space="preserve"> </w:t>
      </w:r>
      <w:r>
        <w:rPr>
          <w:rFonts w:hint="eastAsia" w:ascii="宋体" w:hAnsi="宋体" w:eastAsia="宋体"/>
          <w:szCs w:val="21"/>
        </w:rPr>
        <w:t>Product</w:t>
      </w:r>
      <w:r>
        <w:rPr>
          <w:rFonts w:ascii="宋体" w:hAnsi="宋体" w:eastAsia="宋体"/>
          <w:szCs w:val="21"/>
        </w:rPr>
        <w:t>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7262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EBC4220">
            <w:pPr>
              <w:spacing w:line="360" w:lineRule="auto"/>
              <w:jc w:val="left"/>
              <w:rPr>
                <w:rFonts w:hint="eastAsia" w:ascii="宋体" w:hAnsi="宋体" w:eastAsia="宋体"/>
                <w:szCs w:val="21"/>
              </w:rPr>
            </w:pPr>
            <w:r>
              <w:rPr>
                <w:rFonts w:ascii="宋体" w:hAnsi="宋体" w:eastAsia="宋体"/>
                <w:szCs w:val="21"/>
              </w:rPr>
              <w:t>中文名</w:t>
            </w:r>
          </w:p>
        </w:tc>
        <w:tc>
          <w:tcPr>
            <w:tcW w:w="2521" w:type="dxa"/>
            <w:vAlign w:val="center"/>
          </w:tcPr>
          <w:p w14:paraId="7741B5F1">
            <w:pPr>
              <w:spacing w:line="360" w:lineRule="auto"/>
              <w:jc w:val="left"/>
              <w:rPr>
                <w:rFonts w:hint="eastAsia" w:ascii="宋体" w:hAnsi="宋体" w:eastAsia="宋体"/>
                <w:szCs w:val="21"/>
              </w:rPr>
            </w:pPr>
            <w:r>
              <w:rPr>
                <w:rFonts w:ascii="宋体" w:hAnsi="宋体" w:eastAsia="宋体"/>
                <w:szCs w:val="21"/>
              </w:rPr>
              <w:t>英文名</w:t>
            </w:r>
          </w:p>
        </w:tc>
        <w:tc>
          <w:tcPr>
            <w:tcW w:w="2091" w:type="dxa"/>
            <w:vAlign w:val="center"/>
          </w:tcPr>
          <w:p w14:paraId="2EEDC31B">
            <w:pPr>
              <w:spacing w:line="360" w:lineRule="auto"/>
              <w:jc w:val="left"/>
              <w:rPr>
                <w:rFonts w:hint="eastAsia" w:ascii="宋体" w:hAnsi="宋体" w:eastAsia="宋体"/>
                <w:szCs w:val="21"/>
              </w:rPr>
            </w:pPr>
            <w:r>
              <w:rPr>
                <w:rFonts w:ascii="宋体" w:hAnsi="宋体" w:eastAsia="宋体"/>
                <w:szCs w:val="21"/>
              </w:rPr>
              <w:t>数据类型</w:t>
            </w:r>
          </w:p>
        </w:tc>
      </w:tr>
      <w:tr w14:paraId="75BE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F930D7F">
            <w:pPr>
              <w:spacing w:line="360" w:lineRule="auto"/>
              <w:jc w:val="left"/>
              <w:rPr>
                <w:rFonts w:hint="eastAsia" w:ascii="宋体" w:hAnsi="宋体" w:eastAsia="宋体"/>
                <w:szCs w:val="21"/>
              </w:rPr>
            </w:pPr>
            <w:r>
              <w:rPr>
                <w:rFonts w:ascii="宋体" w:hAnsi="宋体" w:eastAsia="宋体"/>
                <w:szCs w:val="21"/>
              </w:rPr>
              <w:t>商品ID</w:t>
            </w:r>
          </w:p>
        </w:tc>
        <w:tc>
          <w:tcPr>
            <w:tcW w:w="2521" w:type="dxa"/>
            <w:vAlign w:val="center"/>
          </w:tcPr>
          <w:p w14:paraId="5779967B">
            <w:pPr>
              <w:spacing w:line="360" w:lineRule="auto"/>
              <w:jc w:val="left"/>
              <w:rPr>
                <w:rFonts w:hint="eastAsia" w:ascii="宋体" w:hAnsi="宋体" w:eastAsia="宋体"/>
                <w:szCs w:val="21"/>
              </w:rPr>
            </w:pPr>
            <w:r>
              <w:rPr>
                <w:rFonts w:ascii="宋体" w:hAnsi="宋体" w:eastAsia="宋体"/>
                <w:szCs w:val="21"/>
              </w:rPr>
              <w:t>productId</w:t>
            </w:r>
          </w:p>
        </w:tc>
        <w:tc>
          <w:tcPr>
            <w:tcW w:w="2091" w:type="dxa"/>
            <w:vAlign w:val="center"/>
          </w:tcPr>
          <w:p w14:paraId="6E8EC240">
            <w:pPr>
              <w:spacing w:line="360" w:lineRule="auto"/>
              <w:jc w:val="left"/>
              <w:rPr>
                <w:rFonts w:hint="eastAsia" w:ascii="宋体" w:hAnsi="宋体" w:eastAsia="宋体"/>
                <w:szCs w:val="21"/>
              </w:rPr>
            </w:pPr>
            <w:r>
              <w:rPr>
                <w:rFonts w:hint="eastAsia" w:ascii="宋体" w:hAnsi="宋体" w:eastAsia="宋体"/>
                <w:szCs w:val="21"/>
              </w:rPr>
              <w:t>varchar</w:t>
            </w:r>
          </w:p>
        </w:tc>
      </w:tr>
      <w:tr w14:paraId="5935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3ACBC664">
            <w:pPr>
              <w:spacing w:line="360" w:lineRule="auto"/>
              <w:jc w:val="left"/>
              <w:rPr>
                <w:rFonts w:hint="eastAsia" w:ascii="宋体" w:hAnsi="宋体" w:eastAsia="宋体"/>
                <w:szCs w:val="21"/>
              </w:rPr>
            </w:pPr>
            <w:r>
              <w:rPr>
                <w:rFonts w:ascii="宋体" w:hAnsi="宋体" w:eastAsia="宋体"/>
                <w:szCs w:val="21"/>
              </w:rPr>
              <w:t>商品名称</w:t>
            </w:r>
          </w:p>
        </w:tc>
        <w:tc>
          <w:tcPr>
            <w:tcW w:w="2521" w:type="dxa"/>
            <w:vAlign w:val="center"/>
          </w:tcPr>
          <w:p w14:paraId="3686D09B">
            <w:pPr>
              <w:spacing w:line="360" w:lineRule="auto"/>
              <w:jc w:val="left"/>
              <w:rPr>
                <w:rFonts w:hint="eastAsia" w:ascii="宋体" w:hAnsi="宋体" w:eastAsia="宋体"/>
                <w:szCs w:val="21"/>
              </w:rPr>
            </w:pPr>
            <w:r>
              <w:rPr>
                <w:rFonts w:ascii="宋体" w:hAnsi="宋体" w:eastAsia="宋体"/>
                <w:szCs w:val="21"/>
              </w:rPr>
              <w:t>productName</w:t>
            </w:r>
          </w:p>
        </w:tc>
        <w:tc>
          <w:tcPr>
            <w:tcW w:w="2091" w:type="dxa"/>
            <w:vAlign w:val="center"/>
          </w:tcPr>
          <w:p w14:paraId="6CFDA1D3">
            <w:pPr>
              <w:spacing w:line="360" w:lineRule="auto"/>
              <w:jc w:val="left"/>
              <w:rPr>
                <w:rFonts w:hint="eastAsia" w:ascii="宋体" w:hAnsi="宋体" w:eastAsia="宋体"/>
                <w:szCs w:val="21"/>
              </w:rPr>
            </w:pPr>
            <w:r>
              <w:rPr>
                <w:rFonts w:hint="eastAsia" w:ascii="宋体" w:hAnsi="宋体" w:eastAsia="宋体"/>
                <w:szCs w:val="21"/>
              </w:rPr>
              <w:t>varchar</w:t>
            </w:r>
          </w:p>
        </w:tc>
      </w:tr>
      <w:tr w14:paraId="7F77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06FDAA2E">
            <w:pPr>
              <w:spacing w:line="360" w:lineRule="auto"/>
              <w:jc w:val="left"/>
              <w:rPr>
                <w:rFonts w:hint="eastAsia" w:ascii="宋体" w:hAnsi="宋体" w:eastAsia="宋体"/>
                <w:szCs w:val="21"/>
              </w:rPr>
            </w:pPr>
            <w:r>
              <w:rPr>
                <w:rFonts w:ascii="宋体" w:hAnsi="宋体" w:eastAsia="宋体"/>
                <w:szCs w:val="21"/>
              </w:rPr>
              <w:t>商品分类</w:t>
            </w:r>
          </w:p>
        </w:tc>
        <w:tc>
          <w:tcPr>
            <w:tcW w:w="2521" w:type="dxa"/>
            <w:vAlign w:val="center"/>
          </w:tcPr>
          <w:p w14:paraId="4C7649ED">
            <w:pPr>
              <w:spacing w:line="360" w:lineRule="auto"/>
              <w:jc w:val="left"/>
              <w:rPr>
                <w:rFonts w:hint="eastAsia" w:ascii="宋体" w:hAnsi="宋体" w:eastAsia="宋体"/>
                <w:szCs w:val="21"/>
              </w:rPr>
            </w:pPr>
            <w:r>
              <w:rPr>
                <w:rFonts w:ascii="宋体" w:hAnsi="宋体" w:eastAsia="宋体"/>
                <w:szCs w:val="21"/>
              </w:rPr>
              <w:t>category</w:t>
            </w:r>
          </w:p>
        </w:tc>
        <w:tc>
          <w:tcPr>
            <w:tcW w:w="2091" w:type="dxa"/>
            <w:vAlign w:val="center"/>
          </w:tcPr>
          <w:p w14:paraId="70FEF12C">
            <w:pPr>
              <w:spacing w:line="360" w:lineRule="auto"/>
              <w:jc w:val="left"/>
              <w:rPr>
                <w:rFonts w:hint="eastAsia" w:ascii="宋体" w:hAnsi="宋体" w:eastAsia="宋体"/>
                <w:b/>
                <w:bCs/>
                <w:szCs w:val="21"/>
              </w:rPr>
            </w:pPr>
            <w:r>
              <w:rPr>
                <w:rFonts w:hint="eastAsia" w:ascii="宋体" w:hAnsi="宋体" w:eastAsia="宋体"/>
                <w:szCs w:val="21"/>
              </w:rPr>
              <w:t>varchar（服务、餐饮、猫咪用品）</w:t>
            </w:r>
          </w:p>
        </w:tc>
      </w:tr>
      <w:tr w14:paraId="0148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14D2828A">
            <w:pPr>
              <w:spacing w:line="360" w:lineRule="auto"/>
              <w:jc w:val="left"/>
              <w:rPr>
                <w:rFonts w:hint="eastAsia" w:ascii="宋体" w:hAnsi="宋体" w:eastAsia="宋体"/>
                <w:szCs w:val="21"/>
              </w:rPr>
            </w:pPr>
            <w:r>
              <w:rPr>
                <w:rFonts w:ascii="宋体" w:hAnsi="宋体" w:eastAsia="宋体"/>
                <w:szCs w:val="21"/>
              </w:rPr>
              <w:t>价格</w:t>
            </w:r>
          </w:p>
        </w:tc>
        <w:tc>
          <w:tcPr>
            <w:tcW w:w="2521" w:type="dxa"/>
            <w:vAlign w:val="center"/>
          </w:tcPr>
          <w:p w14:paraId="6AE6B0E3">
            <w:pPr>
              <w:spacing w:line="360" w:lineRule="auto"/>
              <w:jc w:val="left"/>
              <w:rPr>
                <w:rFonts w:hint="eastAsia" w:ascii="宋体" w:hAnsi="宋体" w:eastAsia="宋体"/>
                <w:szCs w:val="21"/>
              </w:rPr>
            </w:pPr>
            <w:r>
              <w:rPr>
                <w:rFonts w:ascii="宋体" w:hAnsi="宋体" w:eastAsia="宋体"/>
                <w:szCs w:val="21"/>
              </w:rPr>
              <w:t>price</w:t>
            </w:r>
          </w:p>
        </w:tc>
        <w:tc>
          <w:tcPr>
            <w:tcW w:w="2091" w:type="dxa"/>
            <w:vAlign w:val="center"/>
          </w:tcPr>
          <w:p w14:paraId="2F1CDC9E">
            <w:pPr>
              <w:spacing w:line="360" w:lineRule="auto"/>
              <w:jc w:val="left"/>
              <w:rPr>
                <w:rFonts w:hint="eastAsia" w:ascii="宋体" w:hAnsi="宋体" w:eastAsia="宋体"/>
                <w:szCs w:val="21"/>
              </w:rPr>
            </w:pPr>
            <w:r>
              <w:rPr>
                <w:rFonts w:ascii="宋体" w:hAnsi="宋体" w:eastAsia="宋体"/>
                <w:szCs w:val="21"/>
              </w:rPr>
              <w:t>Decimal</w:t>
            </w:r>
          </w:p>
        </w:tc>
      </w:tr>
      <w:tr w14:paraId="3CD1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082DEF9">
            <w:pPr>
              <w:spacing w:line="360" w:lineRule="auto"/>
              <w:jc w:val="left"/>
              <w:rPr>
                <w:rFonts w:hint="eastAsia" w:ascii="宋体" w:hAnsi="宋体" w:eastAsia="宋体"/>
                <w:szCs w:val="21"/>
              </w:rPr>
            </w:pPr>
            <w:r>
              <w:rPr>
                <w:rFonts w:ascii="宋体" w:hAnsi="宋体" w:eastAsia="宋体"/>
                <w:szCs w:val="21"/>
              </w:rPr>
              <w:t>库存数量</w:t>
            </w:r>
          </w:p>
        </w:tc>
        <w:tc>
          <w:tcPr>
            <w:tcW w:w="2521" w:type="dxa"/>
            <w:vAlign w:val="center"/>
          </w:tcPr>
          <w:p w14:paraId="47B0DDA2">
            <w:pPr>
              <w:spacing w:line="360" w:lineRule="auto"/>
              <w:jc w:val="left"/>
              <w:rPr>
                <w:rFonts w:hint="eastAsia" w:ascii="宋体" w:hAnsi="宋体" w:eastAsia="宋体"/>
                <w:szCs w:val="21"/>
              </w:rPr>
            </w:pPr>
            <w:r>
              <w:rPr>
                <w:rFonts w:ascii="宋体" w:hAnsi="宋体" w:eastAsia="宋体"/>
                <w:szCs w:val="21"/>
              </w:rPr>
              <w:t>stockQuantity</w:t>
            </w:r>
          </w:p>
        </w:tc>
        <w:tc>
          <w:tcPr>
            <w:tcW w:w="2091" w:type="dxa"/>
            <w:vAlign w:val="center"/>
          </w:tcPr>
          <w:p w14:paraId="673379B9">
            <w:pPr>
              <w:spacing w:line="360" w:lineRule="auto"/>
              <w:jc w:val="left"/>
              <w:rPr>
                <w:rFonts w:hint="eastAsia" w:ascii="宋体" w:hAnsi="宋体" w:eastAsia="宋体"/>
                <w:szCs w:val="21"/>
              </w:rPr>
            </w:pPr>
            <w:r>
              <w:rPr>
                <w:rFonts w:ascii="宋体" w:hAnsi="宋体" w:eastAsia="宋体"/>
                <w:szCs w:val="21"/>
              </w:rPr>
              <w:t>int</w:t>
            </w:r>
          </w:p>
        </w:tc>
      </w:tr>
      <w:tr w14:paraId="765C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125BA73">
            <w:pPr>
              <w:spacing w:line="360" w:lineRule="auto"/>
              <w:jc w:val="left"/>
              <w:rPr>
                <w:rFonts w:hint="eastAsia" w:ascii="宋体" w:hAnsi="宋体" w:eastAsia="宋体"/>
                <w:szCs w:val="21"/>
              </w:rPr>
            </w:pPr>
            <w:r>
              <w:rPr>
                <w:rFonts w:ascii="宋体" w:hAnsi="宋体" w:eastAsia="宋体"/>
                <w:szCs w:val="21"/>
              </w:rPr>
              <w:t>商品图片</w:t>
            </w:r>
          </w:p>
        </w:tc>
        <w:tc>
          <w:tcPr>
            <w:tcW w:w="2521" w:type="dxa"/>
            <w:vAlign w:val="center"/>
          </w:tcPr>
          <w:p w14:paraId="2F6E9F73">
            <w:pPr>
              <w:spacing w:line="360" w:lineRule="auto"/>
              <w:jc w:val="left"/>
              <w:rPr>
                <w:rFonts w:hint="eastAsia" w:ascii="宋体" w:hAnsi="宋体" w:eastAsia="宋体"/>
                <w:szCs w:val="21"/>
              </w:rPr>
            </w:pPr>
            <w:r>
              <w:rPr>
                <w:rFonts w:ascii="宋体" w:hAnsi="宋体" w:eastAsia="宋体"/>
                <w:szCs w:val="21"/>
              </w:rPr>
              <w:t>imageUrl</w:t>
            </w:r>
          </w:p>
        </w:tc>
        <w:tc>
          <w:tcPr>
            <w:tcW w:w="2091" w:type="dxa"/>
            <w:vAlign w:val="center"/>
          </w:tcPr>
          <w:p w14:paraId="41E7D82B">
            <w:pPr>
              <w:spacing w:line="360" w:lineRule="auto"/>
              <w:jc w:val="left"/>
              <w:rPr>
                <w:rFonts w:hint="eastAsia" w:ascii="宋体" w:hAnsi="宋体" w:eastAsia="宋体"/>
                <w:szCs w:val="21"/>
              </w:rPr>
            </w:pPr>
            <w:r>
              <w:rPr>
                <w:rFonts w:hint="eastAsia" w:ascii="宋体" w:hAnsi="宋体" w:eastAsia="宋体"/>
                <w:szCs w:val="21"/>
              </w:rPr>
              <w:t>varchar</w:t>
            </w:r>
          </w:p>
        </w:tc>
      </w:tr>
      <w:tr w14:paraId="3958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E05CB95">
            <w:pPr>
              <w:spacing w:line="360" w:lineRule="auto"/>
              <w:jc w:val="left"/>
            </w:pPr>
            <w:r>
              <w:rPr>
                <w:rFonts w:ascii="宋体" w:hAnsi="宋体" w:eastAsia="宋体"/>
                <w:szCs w:val="21"/>
              </w:rPr>
              <w:t>商品描述</w:t>
            </w:r>
          </w:p>
        </w:tc>
        <w:tc>
          <w:tcPr>
            <w:tcW w:w="2521" w:type="dxa"/>
            <w:vAlign w:val="center"/>
          </w:tcPr>
          <w:p w14:paraId="1F60058C">
            <w:pPr>
              <w:spacing w:line="360" w:lineRule="auto"/>
              <w:jc w:val="left"/>
            </w:pPr>
            <w:r>
              <w:rPr>
                <w:rFonts w:ascii="宋体" w:hAnsi="宋体" w:eastAsia="宋体"/>
                <w:szCs w:val="21"/>
              </w:rPr>
              <w:t>description</w:t>
            </w:r>
          </w:p>
        </w:tc>
        <w:tc>
          <w:tcPr>
            <w:tcW w:w="2091" w:type="dxa"/>
            <w:vAlign w:val="center"/>
          </w:tcPr>
          <w:p w14:paraId="41C18D59">
            <w:pPr>
              <w:spacing w:line="360" w:lineRule="auto"/>
              <w:jc w:val="left"/>
            </w:pPr>
            <w:r>
              <w:rPr>
                <w:rFonts w:hint="eastAsia" w:ascii="宋体" w:hAnsi="宋体" w:eastAsia="宋体"/>
                <w:szCs w:val="21"/>
              </w:rPr>
              <w:t>text</w:t>
            </w:r>
          </w:p>
        </w:tc>
      </w:tr>
      <w:tr w14:paraId="1C28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0E5D5EF4">
            <w:pPr>
              <w:spacing w:line="360" w:lineRule="auto"/>
              <w:jc w:val="left"/>
              <w:rPr>
                <w:rFonts w:hint="eastAsia" w:ascii="宋体" w:hAnsi="宋体" w:eastAsia="宋体"/>
                <w:szCs w:val="21"/>
              </w:rPr>
            </w:pPr>
            <w:r>
              <w:rPr>
                <w:rFonts w:ascii="宋体" w:hAnsi="宋体" w:eastAsia="宋体"/>
                <w:szCs w:val="21"/>
              </w:rPr>
              <w:t>创建时间</w:t>
            </w:r>
          </w:p>
        </w:tc>
        <w:tc>
          <w:tcPr>
            <w:tcW w:w="2521" w:type="dxa"/>
            <w:vAlign w:val="center"/>
          </w:tcPr>
          <w:p w14:paraId="2F107E33">
            <w:pPr>
              <w:spacing w:line="360" w:lineRule="auto"/>
              <w:jc w:val="left"/>
              <w:rPr>
                <w:rFonts w:hint="eastAsia" w:ascii="宋体" w:hAnsi="宋体" w:eastAsia="宋体"/>
                <w:szCs w:val="21"/>
              </w:rPr>
            </w:pPr>
            <w:r>
              <w:rPr>
                <w:rFonts w:ascii="宋体" w:hAnsi="宋体" w:eastAsia="宋体"/>
                <w:szCs w:val="21"/>
              </w:rPr>
              <w:t>createTime</w:t>
            </w:r>
          </w:p>
        </w:tc>
        <w:tc>
          <w:tcPr>
            <w:tcW w:w="2091" w:type="dxa"/>
            <w:vAlign w:val="center"/>
          </w:tcPr>
          <w:p w14:paraId="26C62FEA">
            <w:pPr>
              <w:spacing w:line="360" w:lineRule="auto"/>
              <w:jc w:val="left"/>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7DF4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6704B487">
            <w:pPr>
              <w:spacing w:line="360" w:lineRule="auto"/>
              <w:jc w:val="left"/>
              <w:rPr>
                <w:rFonts w:hint="eastAsia" w:ascii="宋体" w:hAnsi="宋体" w:eastAsia="宋体"/>
                <w:szCs w:val="21"/>
              </w:rPr>
            </w:pPr>
            <w:r>
              <w:rPr>
                <w:rFonts w:ascii="宋体" w:hAnsi="宋体" w:eastAsia="宋体"/>
                <w:szCs w:val="21"/>
              </w:rPr>
              <w:t>更新时间</w:t>
            </w:r>
          </w:p>
        </w:tc>
        <w:tc>
          <w:tcPr>
            <w:tcW w:w="2521" w:type="dxa"/>
            <w:vAlign w:val="center"/>
          </w:tcPr>
          <w:p w14:paraId="3A8E7A15">
            <w:pPr>
              <w:spacing w:line="360" w:lineRule="auto"/>
              <w:jc w:val="left"/>
              <w:rPr>
                <w:rFonts w:hint="eastAsia" w:ascii="宋体" w:hAnsi="宋体" w:eastAsia="宋体"/>
                <w:szCs w:val="21"/>
              </w:rPr>
            </w:pPr>
            <w:r>
              <w:rPr>
                <w:rFonts w:ascii="宋体" w:hAnsi="宋体" w:eastAsia="宋体"/>
                <w:szCs w:val="21"/>
              </w:rPr>
              <w:t>updateTime</w:t>
            </w:r>
          </w:p>
        </w:tc>
        <w:tc>
          <w:tcPr>
            <w:tcW w:w="2091" w:type="dxa"/>
            <w:vAlign w:val="center"/>
          </w:tcPr>
          <w:p w14:paraId="06EE45B5">
            <w:pPr>
              <w:spacing w:line="360" w:lineRule="auto"/>
              <w:jc w:val="left"/>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38712B42">
      <w:pPr>
        <w:spacing w:line="360" w:lineRule="auto"/>
        <w:jc w:val="center"/>
        <w:rPr>
          <w:rFonts w:hint="eastAsia" w:ascii="宋体" w:hAnsi="宋体" w:eastAsia="宋体"/>
          <w:szCs w:val="21"/>
        </w:rPr>
      </w:pPr>
    </w:p>
    <w:p w14:paraId="6895631B">
      <w:pPr>
        <w:spacing w:line="360" w:lineRule="auto"/>
        <w:jc w:val="center"/>
        <w:rPr>
          <w:rFonts w:hint="eastAsia" w:ascii="宋体" w:hAnsi="宋体" w:eastAsia="宋体"/>
          <w:szCs w:val="21"/>
        </w:rPr>
      </w:pPr>
    </w:p>
    <w:p w14:paraId="460804BC">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szCs w:val="21"/>
        </w:rPr>
        <w:t>Order</w:t>
      </w:r>
      <w:r>
        <w:rPr>
          <w:rFonts w:hint="eastAsia" w:ascii="宋体" w:hAnsi="宋体" w:eastAsia="宋体"/>
          <w:b/>
          <w:bCs/>
          <w:szCs w:val="21"/>
        </w:rPr>
        <w:t>（订单</w:t>
      </w:r>
      <w:r>
        <w:rPr>
          <w:rFonts w:ascii="宋体" w:hAnsi="宋体" w:eastAsia="宋体"/>
          <w:b/>
          <w:bCs/>
          <w:szCs w:val="21"/>
        </w:rPr>
        <w:t>类</w:t>
      </w:r>
      <w:r>
        <w:rPr>
          <w:rFonts w:hint="eastAsia" w:ascii="宋体" w:hAnsi="宋体" w:eastAsia="宋体"/>
          <w:b/>
          <w:bCs/>
          <w:szCs w:val="21"/>
        </w:rPr>
        <w:t>）</w:t>
      </w:r>
    </w:p>
    <w:p w14:paraId="3CAA78CA">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6所示：</w:t>
      </w:r>
    </w:p>
    <w:p w14:paraId="72E8A4B6">
      <w:pPr>
        <w:spacing w:line="360" w:lineRule="auto"/>
        <w:jc w:val="left"/>
        <w:rPr>
          <w:rFonts w:hint="eastAsia" w:ascii="宋体" w:hAnsi="宋体" w:eastAsia="宋体"/>
          <w:b/>
          <w:bCs/>
          <w:szCs w:val="21"/>
        </w:rPr>
      </w:pPr>
    </w:p>
    <w:p w14:paraId="6203D752">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6</w:t>
      </w:r>
      <w:r>
        <w:rPr>
          <w:rFonts w:ascii="宋体" w:hAnsi="宋体" w:eastAsia="宋体"/>
          <w:szCs w:val="21"/>
        </w:rPr>
        <w:t xml:space="preserve"> </w:t>
      </w:r>
      <w:commentRangeStart w:id="3"/>
      <w:commentRangeStart w:id="4"/>
      <w:r>
        <w:rPr>
          <w:rFonts w:hint="eastAsia" w:ascii="宋体" w:hAnsi="宋体" w:eastAsia="宋体"/>
          <w:szCs w:val="21"/>
        </w:rPr>
        <w:t>Order类属性表</w:t>
      </w:r>
      <w:commentRangeEnd w:id="3"/>
      <w:r>
        <w:rPr>
          <w:rStyle w:val="16"/>
          <w:rFonts w:hint="eastAsia" w:ascii="宋体" w:hAnsi="宋体" w:eastAsia="宋体"/>
        </w:rPr>
        <w:commentReference w:id="3"/>
      </w:r>
      <w:commentRangeEnd w:id="4"/>
      <w:r>
        <w:rPr>
          <w:rStyle w:val="16"/>
          <w:rFonts w:hint="eastAsia" w:ascii="宋体" w:hAnsi="宋体" w:eastAsia="宋体"/>
        </w:rPr>
        <w:commentReference w:id="4"/>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4FBB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486852B5">
            <w:pPr>
              <w:spacing w:line="360" w:lineRule="auto"/>
              <w:jc w:val="left"/>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vAlign w:val="center"/>
          </w:tcPr>
          <w:p w14:paraId="6539D580">
            <w:pPr>
              <w:spacing w:line="360" w:lineRule="auto"/>
              <w:jc w:val="left"/>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vAlign w:val="center"/>
          </w:tcPr>
          <w:p w14:paraId="76C070FB">
            <w:pPr>
              <w:spacing w:line="360" w:lineRule="auto"/>
              <w:jc w:val="left"/>
              <w:rPr>
                <w:rFonts w:hint="eastAsia" w:ascii="宋体" w:hAnsi="宋体" w:eastAsia="宋体"/>
                <w:szCs w:val="21"/>
              </w:rPr>
            </w:pPr>
            <w:r>
              <w:rPr>
                <w:rFonts w:hint="eastAsia" w:ascii="宋体" w:hAnsi="宋体" w:eastAsia="宋体"/>
                <w:szCs w:val="21"/>
              </w:rPr>
              <w:t>数据类型</w:t>
            </w:r>
          </w:p>
        </w:tc>
      </w:tr>
      <w:tr w14:paraId="23BA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5BA3AE07">
            <w:pPr>
              <w:spacing w:line="360" w:lineRule="auto"/>
              <w:jc w:val="left"/>
              <w:rPr>
                <w:rFonts w:hint="eastAsia" w:ascii="宋体" w:hAnsi="宋体" w:eastAsia="宋体"/>
                <w:szCs w:val="21"/>
              </w:rPr>
            </w:pPr>
            <w:r>
              <w:rPr>
                <w:rFonts w:hint="eastAsia" w:ascii="宋体" w:hAnsi="宋体" w:eastAsia="宋体"/>
                <w:szCs w:val="21"/>
              </w:rPr>
              <w:t>订单号</w:t>
            </w:r>
          </w:p>
        </w:tc>
        <w:tc>
          <w:tcPr>
            <w:tcW w:w="2277" w:type="dxa"/>
            <w:tcBorders>
              <w:top w:val="single" w:color="auto" w:sz="4" w:space="0"/>
              <w:left w:val="single" w:color="auto" w:sz="4" w:space="0"/>
              <w:bottom w:val="single" w:color="auto" w:sz="4" w:space="0"/>
              <w:right w:val="single" w:color="auto" w:sz="4" w:space="0"/>
            </w:tcBorders>
            <w:vAlign w:val="center"/>
          </w:tcPr>
          <w:p w14:paraId="315836FC">
            <w:pPr>
              <w:spacing w:line="360" w:lineRule="auto"/>
              <w:jc w:val="left"/>
              <w:rPr>
                <w:rFonts w:hint="eastAsia" w:ascii="宋体" w:hAnsi="宋体" w:eastAsia="宋体"/>
                <w:szCs w:val="21"/>
              </w:rPr>
            </w:pPr>
            <w:r>
              <w:rPr>
                <w:rFonts w:hint="eastAsia" w:ascii="宋体" w:hAnsi="宋体" w:eastAsia="宋体"/>
                <w:szCs w:val="21"/>
              </w:rPr>
              <w:t>orderId</w:t>
            </w:r>
          </w:p>
        </w:tc>
        <w:tc>
          <w:tcPr>
            <w:tcW w:w="2335" w:type="dxa"/>
            <w:tcBorders>
              <w:top w:val="single" w:color="auto" w:sz="4" w:space="0"/>
              <w:left w:val="single" w:color="auto" w:sz="4" w:space="0"/>
              <w:bottom w:val="single" w:color="auto" w:sz="4" w:space="0"/>
              <w:right w:val="single" w:color="auto" w:sz="4" w:space="0"/>
            </w:tcBorders>
            <w:vAlign w:val="center"/>
          </w:tcPr>
          <w:p w14:paraId="20421F5D">
            <w:pPr>
              <w:spacing w:line="360" w:lineRule="auto"/>
              <w:jc w:val="left"/>
              <w:rPr>
                <w:rFonts w:hint="eastAsia" w:ascii="宋体" w:hAnsi="宋体" w:eastAsia="宋体"/>
                <w:szCs w:val="21"/>
              </w:rPr>
            </w:pPr>
            <w:r>
              <w:rPr>
                <w:rFonts w:hint="eastAsia" w:ascii="宋体" w:hAnsi="宋体" w:eastAsia="宋体"/>
                <w:szCs w:val="21"/>
              </w:rPr>
              <w:t>varchar</w:t>
            </w:r>
          </w:p>
        </w:tc>
      </w:tr>
      <w:tr w14:paraId="192D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2AB917F">
            <w:pPr>
              <w:spacing w:line="360" w:lineRule="auto"/>
              <w:jc w:val="left"/>
              <w:rPr>
                <w:rFonts w:hint="eastAsia" w:ascii="宋体" w:hAnsi="宋体" w:eastAsia="宋体"/>
                <w:szCs w:val="21"/>
              </w:rPr>
            </w:pPr>
            <w:r>
              <w:rPr>
                <w:rFonts w:hint="eastAsia"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vAlign w:val="center"/>
          </w:tcPr>
          <w:p w14:paraId="7AF990B2">
            <w:pPr>
              <w:spacing w:line="360" w:lineRule="auto"/>
              <w:jc w:val="left"/>
              <w:rPr>
                <w:rFonts w:hint="eastAsia" w:ascii="宋体" w:hAnsi="宋体" w:eastAsia="宋体"/>
                <w:szCs w:val="21"/>
              </w:rPr>
            </w:pPr>
            <w:r>
              <w:rPr>
                <w:rFonts w:hint="eastAsia"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vAlign w:val="center"/>
          </w:tcPr>
          <w:p w14:paraId="5330FB84">
            <w:pPr>
              <w:spacing w:line="360" w:lineRule="auto"/>
              <w:jc w:val="left"/>
              <w:rPr>
                <w:rFonts w:hint="eastAsia" w:ascii="宋体" w:hAnsi="宋体" w:eastAsia="宋体"/>
                <w:szCs w:val="21"/>
              </w:rPr>
            </w:pPr>
            <w:r>
              <w:rPr>
                <w:rFonts w:hint="eastAsia" w:ascii="宋体" w:hAnsi="宋体" w:eastAsia="宋体"/>
                <w:szCs w:val="21"/>
              </w:rPr>
              <w:t>varchar</w:t>
            </w:r>
          </w:p>
        </w:tc>
      </w:tr>
      <w:tr w14:paraId="589B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FD5082B">
            <w:pPr>
              <w:spacing w:line="360" w:lineRule="auto"/>
              <w:jc w:val="left"/>
              <w:rPr>
                <w:rFonts w:hint="eastAsia" w:ascii="宋体" w:hAnsi="宋体" w:eastAsia="宋体"/>
                <w:szCs w:val="21"/>
              </w:rPr>
            </w:pPr>
            <w:r>
              <w:rPr>
                <w:rFonts w:hint="eastAsia" w:ascii="宋体" w:hAnsi="宋体" w:eastAsia="宋体"/>
                <w:szCs w:val="21"/>
              </w:rPr>
              <w:t>商品ID</w:t>
            </w:r>
          </w:p>
        </w:tc>
        <w:tc>
          <w:tcPr>
            <w:tcW w:w="2277" w:type="dxa"/>
            <w:tcBorders>
              <w:top w:val="single" w:color="auto" w:sz="4" w:space="0"/>
              <w:left w:val="single" w:color="auto" w:sz="4" w:space="0"/>
              <w:bottom w:val="single" w:color="auto" w:sz="4" w:space="0"/>
              <w:right w:val="single" w:color="auto" w:sz="4" w:space="0"/>
            </w:tcBorders>
            <w:vAlign w:val="center"/>
          </w:tcPr>
          <w:p w14:paraId="293B578F">
            <w:pPr>
              <w:spacing w:line="360" w:lineRule="auto"/>
              <w:jc w:val="left"/>
              <w:rPr>
                <w:rFonts w:hint="eastAsia" w:ascii="宋体" w:hAnsi="宋体" w:eastAsia="宋体"/>
                <w:szCs w:val="21"/>
              </w:rPr>
            </w:pPr>
            <w:r>
              <w:rPr>
                <w:rFonts w:ascii="宋体" w:hAnsi="宋体" w:eastAsia="宋体"/>
                <w:szCs w:val="21"/>
              </w:rPr>
              <w:t>productId</w:t>
            </w:r>
          </w:p>
        </w:tc>
        <w:tc>
          <w:tcPr>
            <w:tcW w:w="2335" w:type="dxa"/>
            <w:tcBorders>
              <w:top w:val="single" w:color="auto" w:sz="4" w:space="0"/>
              <w:left w:val="single" w:color="auto" w:sz="4" w:space="0"/>
              <w:bottom w:val="single" w:color="auto" w:sz="4" w:space="0"/>
              <w:right w:val="single" w:color="auto" w:sz="4" w:space="0"/>
            </w:tcBorders>
            <w:vAlign w:val="center"/>
          </w:tcPr>
          <w:p w14:paraId="6CB6BD9A">
            <w:pPr>
              <w:spacing w:line="360" w:lineRule="auto"/>
              <w:jc w:val="left"/>
              <w:rPr>
                <w:rFonts w:hint="eastAsia" w:ascii="宋体" w:hAnsi="宋体" w:eastAsia="宋体"/>
                <w:szCs w:val="21"/>
              </w:rPr>
            </w:pPr>
            <w:r>
              <w:rPr>
                <w:rFonts w:hint="eastAsia" w:ascii="宋体" w:hAnsi="宋体" w:eastAsia="宋体"/>
                <w:szCs w:val="21"/>
              </w:rPr>
              <w:t>varchar</w:t>
            </w:r>
          </w:p>
        </w:tc>
      </w:tr>
      <w:tr w14:paraId="6126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10E30A1">
            <w:pPr>
              <w:spacing w:line="360" w:lineRule="auto"/>
              <w:jc w:val="left"/>
              <w:rPr>
                <w:rFonts w:hint="eastAsia" w:ascii="宋体" w:hAnsi="宋体" w:eastAsia="宋体"/>
                <w:szCs w:val="21"/>
              </w:rPr>
            </w:pPr>
            <w:r>
              <w:rPr>
                <w:rFonts w:hint="eastAsia" w:ascii="宋体" w:hAnsi="宋体" w:eastAsia="宋体"/>
                <w:szCs w:val="21"/>
              </w:rPr>
              <w:t>商品数量</w:t>
            </w:r>
          </w:p>
        </w:tc>
        <w:tc>
          <w:tcPr>
            <w:tcW w:w="2277" w:type="dxa"/>
            <w:tcBorders>
              <w:top w:val="single" w:color="auto" w:sz="4" w:space="0"/>
              <w:left w:val="single" w:color="auto" w:sz="4" w:space="0"/>
              <w:bottom w:val="single" w:color="auto" w:sz="4" w:space="0"/>
              <w:right w:val="single" w:color="auto" w:sz="4" w:space="0"/>
            </w:tcBorders>
            <w:vAlign w:val="center"/>
          </w:tcPr>
          <w:p w14:paraId="1B0045C2">
            <w:pPr>
              <w:spacing w:line="360" w:lineRule="auto"/>
              <w:jc w:val="left"/>
              <w:rPr>
                <w:rFonts w:hint="eastAsia" w:ascii="宋体" w:hAnsi="宋体" w:eastAsia="宋体"/>
                <w:szCs w:val="21"/>
              </w:rPr>
            </w:pPr>
            <w:r>
              <w:rPr>
                <w:rFonts w:hint="eastAsia" w:ascii="宋体" w:hAnsi="宋体" w:eastAsia="宋体"/>
                <w:szCs w:val="21"/>
              </w:rPr>
              <w:t>productQuantity</w:t>
            </w:r>
          </w:p>
        </w:tc>
        <w:tc>
          <w:tcPr>
            <w:tcW w:w="2335" w:type="dxa"/>
            <w:tcBorders>
              <w:top w:val="single" w:color="auto" w:sz="4" w:space="0"/>
              <w:left w:val="single" w:color="auto" w:sz="4" w:space="0"/>
              <w:bottom w:val="single" w:color="auto" w:sz="4" w:space="0"/>
              <w:right w:val="single" w:color="auto" w:sz="4" w:space="0"/>
            </w:tcBorders>
            <w:vAlign w:val="center"/>
          </w:tcPr>
          <w:p w14:paraId="7EDF44E9">
            <w:pPr>
              <w:spacing w:line="360" w:lineRule="auto"/>
              <w:jc w:val="left"/>
              <w:rPr>
                <w:rFonts w:hint="eastAsia" w:ascii="宋体" w:hAnsi="宋体" w:eastAsia="宋体"/>
                <w:szCs w:val="21"/>
              </w:rPr>
            </w:pPr>
            <w:r>
              <w:rPr>
                <w:rFonts w:hint="eastAsia" w:ascii="宋体" w:hAnsi="宋体" w:eastAsia="宋体"/>
                <w:szCs w:val="21"/>
              </w:rPr>
              <w:t>int</w:t>
            </w:r>
          </w:p>
        </w:tc>
      </w:tr>
      <w:tr w14:paraId="07BD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0AC6B05">
            <w:pPr>
              <w:spacing w:line="360" w:lineRule="auto"/>
              <w:jc w:val="left"/>
              <w:rPr>
                <w:rFonts w:hint="eastAsia" w:ascii="宋体" w:hAnsi="宋体" w:eastAsia="宋体"/>
                <w:szCs w:val="21"/>
              </w:rPr>
            </w:pPr>
            <w:r>
              <w:rPr>
                <w:rFonts w:hint="eastAsia" w:ascii="宋体" w:hAnsi="宋体" w:eastAsia="宋体"/>
                <w:szCs w:val="21"/>
              </w:rPr>
              <w:t>订单金额</w:t>
            </w:r>
          </w:p>
        </w:tc>
        <w:tc>
          <w:tcPr>
            <w:tcW w:w="2277" w:type="dxa"/>
            <w:tcBorders>
              <w:top w:val="single" w:color="auto" w:sz="4" w:space="0"/>
              <w:left w:val="single" w:color="auto" w:sz="4" w:space="0"/>
              <w:bottom w:val="single" w:color="auto" w:sz="4" w:space="0"/>
              <w:right w:val="single" w:color="auto" w:sz="4" w:space="0"/>
            </w:tcBorders>
            <w:vAlign w:val="center"/>
          </w:tcPr>
          <w:p w14:paraId="4192622D">
            <w:pPr>
              <w:spacing w:line="360" w:lineRule="auto"/>
              <w:jc w:val="left"/>
              <w:rPr>
                <w:rFonts w:hint="eastAsia" w:ascii="宋体" w:hAnsi="宋体" w:eastAsia="宋体"/>
                <w:szCs w:val="21"/>
              </w:rPr>
            </w:pPr>
            <w:r>
              <w:rPr>
                <w:rFonts w:hint="eastAsia" w:ascii="宋体" w:hAnsi="宋体" w:eastAsia="宋体"/>
                <w:szCs w:val="21"/>
              </w:rPr>
              <w:t>totalAmount</w:t>
            </w:r>
          </w:p>
        </w:tc>
        <w:tc>
          <w:tcPr>
            <w:tcW w:w="2335" w:type="dxa"/>
            <w:tcBorders>
              <w:top w:val="single" w:color="auto" w:sz="4" w:space="0"/>
              <w:left w:val="single" w:color="auto" w:sz="4" w:space="0"/>
              <w:bottom w:val="single" w:color="auto" w:sz="4" w:space="0"/>
              <w:right w:val="single" w:color="auto" w:sz="4" w:space="0"/>
            </w:tcBorders>
            <w:vAlign w:val="center"/>
          </w:tcPr>
          <w:p w14:paraId="27CD3D81">
            <w:pPr>
              <w:spacing w:line="360" w:lineRule="auto"/>
              <w:jc w:val="left"/>
              <w:rPr>
                <w:rFonts w:hint="eastAsia" w:ascii="宋体" w:hAnsi="宋体" w:eastAsia="宋体"/>
                <w:szCs w:val="21"/>
              </w:rPr>
            </w:pPr>
            <w:r>
              <w:rPr>
                <w:rFonts w:hint="eastAsia" w:ascii="宋体" w:hAnsi="宋体" w:eastAsia="宋体"/>
                <w:szCs w:val="21"/>
              </w:rPr>
              <w:t>Decimal</w:t>
            </w:r>
          </w:p>
        </w:tc>
      </w:tr>
      <w:tr w14:paraId="6820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0156DA0E">
            <w:pPr>
              <w:spacing w:line="360" w:lineRule="auto"/>
              <w:jc w:val="left"/>
              <w:rPr>
                <w:rFonts w:hint="eastAsia" w:ascii="宋体" w:hAnsi="宋体" w:eastAsia="宋体"/>
                <w:szCs w:val="21"/>
              </w:rPr>
            </w:pPr>
            <w:r>
              <w:rPr>
                <w:rFonts w:hint="eastAsia" w:ascii="宋体" w:hAnsi="宋体" w:eastAsia="宋体"/>
                <w:szCs w:val="21"/>
              </w:rPr>
              <w:t>订单状态</w:t>
            </w:r>
          </w:p>
        </w:tc>
        <w:tc>
          <w:tcPr>
            <w:tcW w:w="2277" w:type="dxa"/>
            <w:tcBorders>
              <w:top w:val="single" w:color="auto" w:sz="4" w:space="0"/>
              <w:left w:val="single" w:color="auto" w:sz="4" w:space="0"/>
              <w:bottom w:val="single" w:color="auto" w:sz="4" w:space="0"/>
              <w:right w:val="single" w:color="auto" w:sz="4" w:space="0"/>
            </w:tcBorders>
            <w:vAlign w:val="center"/>
          </w:tcPr>
          <w:p w14:paraId="7BF80527">
            <w:pPr>
              <w:spacing w:line="360" w:lineRule="auto"/>
              <w:jc w:val="left"/>
              <w:rPr>
                <w:rFonts w:hint="eastAsia" w:ascii="宋体" w:hAnsi="宋体" w:eastAsia="宋体"/>
                <w:szCs w:val="21"/>
              </w:rPr>
            </w:pPr>
            <w:r>
              <w:rPr>
                <w:rFonts w:hint="eastAsia" w:ascii="宋体" w:hAnsi="宋体" w:eastAsia="宋体"/>
                <w:szCs w:val="21"/>
              </w:rPr>
              <w:t>orderStatus</w:t>
            </w:r>
          </w:p>
        </w:tc>
        <w:tc>
          <w:tcPr>
            <w:tcW w:w="2335" w:type="dxa"/>
            <w:tcBorders>
              <w:top w:val="single" w:color="auto" w:sz="4" w:space="0"/>
              <w:left w:val="single" w:color="auto" w:sz="4" w:space="0"/>
              <w:bottom w:val="single" w:color="auto" w:sz="4" w:space="0"/>
              <w:right w:val="single" w:color="auto" w:sz="4" w:space="0"/>
            </w:tcBorders>
            <w:vAlign w:val="center"/>
          </w:tcPr>
          <w:p w14:paraId="74EAA09A">
            <w:pPr>
              <w:spacing w:line="360" w:lineRule="auto"/>
              <w:jc w:val="left"/>
              <w:rPr>
                <w:rFonts w:hint="eastAsia" w:ascii="宋体" w:hAnsi="宋体" w:eastAsia="宋体"/>
                <w:szCs w:val="21"/>
              </w:rPr>
            </w:pPr>
            <w:commentRangeStart w:id="5"/>
            <w:commentRangeStart w:id="6"/>
            <w:r>
              <w:rPr>
                <w:rFonts w:hint="eastAsia" w:ascii="宋体" w:hAnsi="宋体" w:eastAsia="宋体"/>
                <w:szCs w:val="21"/>
              </w:rPr>
              <w:t>Varchar(未支付、已支付、待拿取、已完成、已取消）</w:t>
            </w:r>
            <w:commentRangeEnd w:id="5"/>
            <w:r>
              <w:rPr>
                <w:rStyle w:val="16"/>
                <w:rFonts w:hint="eastAsia" w:ascii="宋体" w:hAnsi="宋体" w:eastAsia="宋体"/>
              </w:rPr>
              <w:commentReference w:id="5"/>
            </w:r>
            <w:commentRangeEnd w:id="6"/>
            <w:r>
              <w:rPr>
                <w:rStyle w:val="16"/>
                <w:rFonts w:hint="eastAsia" w:ascii="宋体" w:hAnsi="宋体" w:eastAsia="宋体"/>
              </w:rPr>
              <w:commentReference w:id="6"/>
            </w:r>
          </w:p>
        </w:tc>
      </w:tr>
      <w:tr w14:paraId="15DF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58BF26A">
            <w:pPr>
              <w:spacing w:line="360" w:lineRule="auto"/>
              <w:jc w:val="left"/>
              <w:rPr>
                <w:rFonts w:hint="eastAsia" w:ascii="宋体" w:hAnsi="宋体" w:eastAsia="宋体"/>
                <w:szCs w:val="21"/>
              </w:rPr>
            </w:pPr>
            <w:r>
              <w:rPr>
                <w:rFonts w:hint="eastAsia" w:ascii="宋体" w:hAnsi="宋体" w:eastAsia="宋体"/>
                <w:szCs w:val="21"/>
              </w:rPr>
              <w:t>支付方式</w:t>
            </w:r>
          </w:p>
        </w:tc>
        <w:tc>
          <w:tcPr>
            <w:tcW w:w="2277" w:type="dxa"/>
            <w:tcBorders>
              <w:top w:val="single" w:color="auto" w:sz="4" w:space="0"/>
              <w:left w:val="single" w:color="auto" w:sz="4" w:space="0"/>
              <w:bottom w:val="single" w:color="auto" w:sz="4" w:space="0"/>
              <w:right w:val="single" w:color="auto" w:sz="4" w:space="0"/>
            </w:tcBorders>
            <w:vAlign w:val="center"/>
          </w:tcPr>
          <w:p w14:paraId="54DFADC4">
            <w:pPr>
              <w:spacing w:line="360" w:lineRule="auto"/>
              <w:jc w:val="left"/>
              <w:rPr>
                <w:rFonts w:hint="eastAsia" w:ascii="宋体" w:hAnsi="宋体" w:eastAsia="宋体"/>
                <w:szCs w:val="21"/>
              </w:rPr>
            </w:pPr>
            <w:r>
              <w:rPr>
                <w:rFonts w:hint="eastAsia" w:ascii="宋体" w:hAnsi="宋体" w:eastAsia="宋体"/>
                <w:szCs w:val="21"/>
              </w:rPr>
              <w:t>paymentMethod</w:t>
            </w:r>
          </w:p>
        </w:tc>
        <w:tc>
          <w:tcPr>
            <w:tcW w:w="2335" w:type="dxa"/>
            <w:tcBorders>
              <w:top w:val="single" w:color="auto" w:sz="4" w:space="0"/>
              <w:left w:val="single" w:color="auto" w:sz="4" w:space="0"/>
              <w:bottom w:val="single" w:color="auto" w:sz="4" w:space="0"/>
              <w:right w:val="single" w:color="auto" w:sz="4" w:space="0"/>
            </w:tcBorders>
            <w:vAlign w:val="center"/>
          </w:tcPr>
          <w:p w14:paraId="241A0934">
            <w:pPr>
              <w:spacing w:line="360" w:lineRule="auto"/>
              <w:jc w:val="left"/>
              <w:rPr>
                <w:rFonts w:hint="eastAsia" w:ascii="宋体" w:hAnsi="宋体" w:eastAsia="宋体"/>
                <w:szCs w:val="21"/>
              </w:rPr>
            </w:pPr>
            <w:r>
              <w:rPr>
                <w:rFonts w:hint="eastAsia" w:ascii="宋体" w:hAnsi="宋体" w:eastAsia="宋体"/>
                <w:szCs w:val="21"/>
              </w:rPr>
              <w:t>Varchar(微信支付、支付宝支付)</w:t>
            </w:r>
          </w:p>
        </w:tc>
      </w:tr>
      <w:tr w14:paraId="1E15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65F076A">
            <w:pPr>
              <w:spacing w:line="360" w:lineRule="auto"/>
              <w:jc w:val="left"/>
              <w:rPr>
                <w:rFonts w:hint="eastAsia" w:ascii="宋体" w:hAnsi="宋体" w:eastAsia="宋体"/>
                <w:szCs w:val="21"/>
              </w:rPr>
            </w:pPr>
            <w:r>
              <w:rPr>
                <w:rFonts w:hint="eastAsia" w:ascii="宋体" w:hAnsi="宋体" w:eastAsia="宋体"/>
                <w:szCs w:val="21"/>
              </w:rPr>
              <w:t>下单时间</w:t>
            </w:r>
          </w:p>
        </w:tc>
        <w:tc>
          <w:tcPr>
            <w:tcW w:w="2277" w:type="dxa"/>
            <w:tcBorders>
              <w:top w:val="single" w:color="auto" w:sz="4" w:space="0"/>
              <w:left w:val="single" w:color="auto" w:sz="4" w:space="0"/>
              <w:bottom w:val="single" w:color="auto" w:sz="4" w:space="0"/>
              <w:right w:val="single" w:color="auto" w:sz="4" w:space="0"/>
            </w:tcBorders>
            <w:vAlign w:val="center"/>
          </w:tcPr>
          <w:p w14:paraId="46AC35E3">
            <w:pPr>
              <w:spacing w:line="360" w:lineRule="auto"/>
              <w:jc w:val="left"/>
              <w:rPr>
                <w:rFonts w:hint="eastAsia" w:ascii="宋体" w:hAnsi="宋体" w:eastAsia="宋体"/>
                <w:szCs w:val="21"/>
              </w:rPr>
            </w:pPr>
            <w:r>
              <w:rPr>
                <w:rFonts w:hint="eastAsia" w:ascii="宋体" w:hAnsi="宋体" w:eastAsia="宋体"/>
                <w:szCs w:val="21"/>
              </w:rPr>
              <w:t>orderTime</w:t>
            </w:r>
          </w:p>
        </w:tc>
        <w:tc>
          <w:tcPr>
            <w:tcW w:w="2335" w:type="dxa"/>
            <w:tcBorders>
              <w:top w:val="single" w:color="auto" w:sz="4" w:space="0"/>
              <w:left w:val="single" w:color="auto" w:sz="4" w:space="0"/>
              <w:bottom w:val="single" w:color="auto" w:sz="4" w:space="0"/>
              <w:right w:val="single" w:color="auto" w:sz="4" w:space="0"/>
            </w:tcBorders>
            <w:vAlign w:val="center"/>
          </w:tcPr>
          <w:p w14:paraId="579C3123">
            <w:pPr>
              <w:spacing w:line="360" w:lineRule="auto"/>
              <w:jc w:val="left"/>
              <w:rPr>
                <w:rFonts w:hint="eastAsia" w:ascii="宋体" w:hAnsi="宋体" w:eastAsia="宋体"/>
                <w:szCs w:val="21"/>
              </w:rPr>
            </w:pPr>
            <w:r>
              <w:rPr>
                <w:rFonts w:hint="eastAsia" w:ascii="宋体" w:hAnsi="宋体" w:eastAsia="宋体"/>
                <w:szCs w:val="21"/>
              </w:rPr>
              <w:t>Datetime</w:t>
            </w:r>
          </w:p>
        </w:tc>
      </w:tr>
      <w:tr w14:paraId="03F8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92E2918">
            <w:pPr>
              <w:spacing w:line="360" w:lineRule="auto"/>
              <w:jc w:val="left"/>
              <w:rPr>
                <w:rFonts w:hint="eastAsia" w:ascii="宋体" w:hAnsi="宋体" w:eastAsia="宋体"/>
                <w:szCs w:val="21"/>
              </w:rPr>
            </w:pPr>
            <w:r>
              <w:rPr>
                <w:rFonts w:hint="eastAsia" w:ascii="宋体" w:hAnsi="宋体" w:eastAsia="宋体"/>
                <w:szCs w:val="21"/>
              </w:rPr>
              <w:t>支付时间</w:t>
            </w:r>
          </w:p>
        </w:tc>
        <w:tc>
          <w:tcPr>
            <w:tcW w:w="2277" w:type="dxa"/>
            <w:tcBorders>
              <w:top w:val="single" w:color="auto" w:sz="4" w:space="0"/>
              <w:left w:val="single" w:color="auto" w:sz="4" w:space="0"/>
              <w:bottom w:val="single" w:color="auto" w:sz="4" w:space="0"/>
              <w:right w:val="single" w:color="auto" w:sz="4" w:space="0"/>
            </w:tcBorders>
            <w:vAlign w:val="center"/>
          </w:tcPr>
          <w:p w14:paraId="0AEB5863">
            <w:pPr>
              <w:spacing w:line="360" w:lineRule="auto"/>
              <w:jc w:val="left"/>
              <w:rPr>
                <w:rFonts w:hint="eastAsia" w:ascii="宋体" w:hAnsi="宋体" w:eastAsia="宋体"/>
                <w:szCs w:val="21"/>
              </w:rPr>
            </w:pPr>
            <w:r>
              <w:rPr>
                <w:rFonts w:hint="eastAsia" w:ascii="宋体" w:hAnsi="宋体" w:eastAsia="宋体"/>
                <w:szCs w:val="21"/>
              </w:rPr>
              <w:t>paymentTime</w:t>
            </w:r>
          </w:p>
        </w:tc>
        <w:tc>
          <w:tcPr>
            <w:tcW w:w="2335" w:type="dxa"/>
            <w:tcBorders>
              <w:top w:val="single" w:color="auto" w:sz="4" w:space="0"/>
              <w:left w:val="single" w:color="auto" w:sz="4" w:space="0"/>
              <w:bottom w:val="single" w:color="auto" w:sz="4" w:space="0"/>
              <w:right w:val="single" w:color="auto" w:sz="4" w:space="0"/>
            </w:tcBorders>
            <w:vAlign w:val="center"/>
          </w:tcPr>
          <w:p w14:paraId="01AA7934">
            <w:pPr>
              <w:spacing w:line="360" w:lineRule="auto"/>
              <w:jc w:val="left"/>
              <w:rPr>
                <w:rFonts w:hint="eastAsia" w:ascii="宋体" w:hAnsi="宋体" w:eastAsia="宋体"/>
                <w:szCs w:val="21"/>
              </w:rPr>
            </w:pPr>
            <w:r>
              <w:rPr>
                <w:rFonts w:hint="eastAsia" w:ascii="宋体" w:hAnsi="宋体" w:eastAsia="宋体"/>
                <w:szCs w:val="21"/>
              </w:rPr>
              <w:t>Datetime</w:t>
            </w:r>
          </w:p>
        </w:tc>
      </w:tr>
      <w:tr w14:paraId="5FCC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C521BA0">
            <w:pPr>
              <w:spacing w:line="360" w:lineRule="auto"/>
              <w:jc w:val="left"/>
              <w:rPr>
                <w:rFonts w:hint="eastAsia" w:ascii="宋体" w:hAnsi="宋体" w:eastAsia="宋体"/>
                <w:szCs w:val="21"/>
              </w:rPr>
            </w:pPr>
            <w:r>
              <w:rPr>
                <w:rFonts w:hint="eastAsia" w:ascii="宋体" w:hAnsi="宋体" w:eastAsia="宋体"/>
                <w:szCs w:val="21"/>
              </w:rPr>
              <w:t>完成时间</w:t>
            </w:r>
          </w:p>
        </w:tc>
        <w:tc>
          <w:tcPr>
            <w:tcW w:w="2277" w:type="dxa"/>
            <w:tcBorders>
              <w:top w:val="single" w:color="auto" w:sz="4" w:space="0"/>
              <w:left w:val="single" w:color="auto" w:sz="4" w:space="0"/>
              <w:bottom w:val="single" w:color="auto" w:sz="4" w:space="0"/>
              <w:right w:val="single" w:color="auto" w:sz="4" w:space="0"/>
            </w:tcBorders>
            <w:vAlign w:val="center"/>
          </w:tcPr>
          <w:p w14:paraId="24FAAB80">
            <w:pPr>
              <w:spacing w:line="360" w:lineRule="auto"/>
              <w:jc w:val="left"/>
              <w:rPr>
                <w:rFonts w:hint="eastAsia" w:ascii="宋体" w:hAnsi="宋体" w:eastAsia="宋体"/>
                <w:szCs w:val="21"/>
              </w:rPr>
            </w:pPr>
            <w:r>
              <w:rPr>
                <w:rFonts w:hint="eastAsia" w:ascii="宋体" w:hAnsi="宋体" w:eastAsia="宋体"/>
                <w:szCs w:val="21"/>
              </w:rPr>
              <w:t>completionTime</w:t>
            </w:r>
          </w:p>
        </w:tc>
        <w:tc>
          <w:tcPr>
            <w:tcW w:w="2335" w:type="dxa"/>
            <w:tcBorders>
              <w:top w:val="single" w:color="auto" w:sz="4" w:space="0"/>
              <w:left w:val="single" w:color="auto" w:sz="4" w:space="0"/>
              <w:bottom w:val="single" w:color="auto" w:sz="4" w:space="0"/>
              <w:right w:val="single" w:color="auto" w:sz="4" w:space="0"/>
            </w:tcBorders>
            <w:vAlign w:val="center"/>
          </w:tcPr>
          <w:p w14:paraId="3F9204B9">
            <w:pPr>
              <w:spacing w:line="360" w:lineRule="auto"/>
              <w:jc w:val="left"/>
              <w:rPr>
                <w:rFonts w:hint="eastAsia" w:ascii="宋体" w:hAnsi="宋体" w:eastAsia="宋体"/>
                <w:szCs w:val="21"/>
              </w:rPr>
            </w:pPr>
            <w:r>
              <w:rPr>
                <w:rFonts w:hint="eastAsia" w:ascii="宋体" w:hAnsi="宋体" w:eastAsia="宋体"/>
                <w:szCs w:val="21"/>
              </w:rPr>
              <w:t>Datetime</w:t>
            </w:r>
          </w:p>
        </w:tc>
      </w:tr>
      <w:tr w14:paraId="3823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07691B3">
            <w:pPr>
              <w:spacing w:line="360" w:lineRule="auto"/>
              <w:jc w:val="left"/>
              <w:rPr>
                <w:rFonts w:hint="eastAsia" w:ascii="宋体" w:hAnsi="宋体" w:eastAsia="宋体"/>
                <w:szCs w:val="21"/>
              </w:rPr>
            </w:pPr>
            <w:r>
              <w:rPr>
                <w:rFonts w:hint="eastAsia" w:ascii="宋体" w:hAnsi="宋体" w:eastAsia="宋体"/>
                <w:szCs w:val="21"/>
              </w:rPr>
              <w:t>用户姓名</w:t>
            </w:r>
          </w:p>
        </w:tc>
        <w:tc>
          <w:tcPr>
            <w:tcW w:w="2277" w:type="dxa"/>
            <w:tcBorders>
              <w:top w:val="single" w:color="auto" w:sz="4" w:space="0"/>
              <w:left w:val="single" w:color="auto" w:sz="4" w:space="0"/>
              <w:bottom w:val="single" w:color="auto" w:sz="4" w:space="0"/>
              <w:right w:val="single" w:color="auto" w:sz="4" w:space="0"/>
            </w:tcBorders>
            <w:vAlign w:val="center"/>
          </w:tcPr>
          <w:p w14:paraId="4FC03A9F">
            <w:pPr>
              <w:spacing w:line="360" w:lineRule="auto"/>
              <w:jc w:val="left"/>
              <w:rPr>
                <w:rFonts w:hint="eastAsia" w:ascii="宋体" w:hAnsi="宋体" w:eastAsia="宋体"/>
                <w:szCs w:val="21"/>
              </w:rPr>
            </w:pPr>
            <w:r>
              <w:rPr>
                <w:rFonts w:hint="eastAsia" w:ascii="宋体" w:hAnsi="宋体" w:eastAsia="宋体"/>
                <w:szCs w:val="21"/>
              </w:rPr>
              <w:t>receiverName</w:t>
            </w:r>
          </w:p>
        </w:tc>
        <w:tc>
          <w:tcPr>
            <w:tcW w:w="2335" w:type="dxa"/>
            <w:tcBorders>
              <w:top w:val="single" w:color="auto" w:sz="4" w:space="0"/>
              <w:left w:val="single" w:color="auto" w:sz="4" w:space="0"/>
              <w:bottom w:val="single" w:color="auto" w:sz="4" w:space="0"/>
              <w:right w:val="single" w:color="auto" w:sz="4" w:space="0"/>
            </w:tcBorders>
            <w:vAlign w:val="center"/>
          </w:tcPr>
          <w:p w14:paraId="1C95C140">
            <w:pPr>
              <w:spacing w:line="360" w:lineRule="auto"/>
              <w:jc w:val="left"/>
              <w:rPr>
                <w:rFonts w:hint="eastAsia" w:ascii="宋体" w:hAnsi="宋体" w:eastAsia="宋体"/>
                <w:szCs w:val="21"/>
              </w:rPr>
            </w:pPr>
            <w:r>
              <w:rPr>
                <w:rFonts w:hint="eastAsia" w:ascii="宋体" w:hAnsi="宋体" w:eastAsia="宋体"/>
                <w:szCs w:val="21"/>
              </w:rPr>
              <w:t>Varchar</w:t>
            </w:r>
          </w:p>
        </w:tc>
      </w:tr>
      <w:tr w14:paraId="5A29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5CFC862">
            <w:pPr>
              <w:spacing w:line="360" w:lineRule="auto"/>
              <w:jc w:val="left"/>
              <w:rPr>
                <w:rFonts w:hint="eastAsia" w:ascii="宋体" w:hAnsi="宋体" w:eastAsia="宋体"/>
                <w:szCs w:val="21"/>
              </w:rPr>
            </w:pPr>
            <w:r>
              <w:rPr>
                <w:rFonts w:hint="eastAsia" w:ascii="宋体" w:hAnsi="宋体" w:eastAsia="宋体"/>
                <w:color w:val="000000" w:themeColor="text1"/>
                <w:szCs w:val="21"/>
                <w14:textFill>
                  <w14:solidFill>
                    <w14:schemeClr w14:val="tx1"/>
                  </w14:solidFill>
                </w14:textFill>
              </w:rPr>
              <w:t>用户</w:t>
            </w:r>
            <w:r>
              <w:rPr>
                <w:rFonts w:hint="eastAsia" w:ascii="宋体" w:hAnsi="宋体" w:eastAsia="宋体"/>
                <w:szCs w:val="21"/>
              </w:rPr>
              <w:t>电话</w:t>
            </w:r>
          </w:p>
        </w:tc>
        <w:tc>
          <w:tcPr>
            <w:tcW w:w="2277" w:type="dxa"/>
            <w:tcBorders>
              <w:top w:val="single" w:color="auto" w:sz="4" w:space="0"/>
              <w:left w:val="single" w:color="auto" w:sz="4" w:space="0"/>
              <w:bottom w:val="single" w:color="auto" w:sz="4" w:space="0"/>
              <w:right w:val="single" w:color="auto" w:sz="4" w:space="0"/>
            </w:tcBorders>
            <w:vAlign w:val="center"/>
          </w:tcPr>
          <w:p w14:paraId="4F472E11">
            <w:pPr>
              <w:spacing w:line="360" w:lineRule="auto"/>
              <w:jc w:val="left"/>
              <w:rPr>
                <w:rFonts w:hint="eastAsia" w:ascii="宋体" w:hAnsi="宋体" w:eastAsia="宋体"/>
                <w:szCs w:val="21"/>
              </w:rPr>
            </w:pPr>
            <w:r>
              <w:rPr>
                <w:rFonts w:hint="eastAsia" w:ascii="宋体" w:hAnsi="宋体" w:eastAsia="宋体"/>
                <w:szCs w:val="21"/>
              </w:rPr>
              <w:t>receiverPhone</w:t>
            </w:r>
          </w:p>
        </w:tc>
        <w:tc>
          <w:tcPr>
            <w:tcW w:w="2335" w:type="dxa"/>
            <w:tcBorders>
              <w:top w:val="single" w:color="auto" w:sz="4" w:space="0"/>
              <w:left w:val="single" w:color="auto" w:sz="4" w:space="0"/>
              <w:bottom w:val="single" w:color="auto" w:sz="4" w:space="0"/>
              <w:right w:val="single" w:color="auto" w:sz="4" w:space="0"/>
            </w:tcBorders>
            <w:vAlign w:val="center"/>
          </w:tcPr>
          <w:p w14:paraId="78BF338A">
            <w:pPr>
              <w:spacing w:line="360" w:lineRule="auto"/>
              <w:jc w:val="left"/>
              <w:rPr>
                <w:rFonts w:hint="eastAsia" w:ascii="宋体" w:hAnsi="宋体" w:eastAsia="宋体"/>
                <w:szCs w:val="21"/>
              </w:rPr>
            </w:pPr>
            <w:r>
              <w:rPr>
                <w:rFonts w:hint="eastAsia" w:ascii="宋体" w:hAnsi="宋体" w:eastAsia="宋体"/>
                <w:szCs w:val="21"/>
              </w:rPr>
              <w:t>Varchar</w:t>
            </w:r>
          </w:p>
        </w:tc>
      </w:tr>
      <w:tr w14:paraId="43A2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F5488EB">
            <w:pPr>
              <w:spacing w:line="360" w:lineRule="auto"/>
              <w:jc w:val="left"/>
              <w:rPr>
                <w:rFonts w:hint="eastAsia" w:ascii="宋体" w:hAnsi="宋体" w:eastAsia="宋体"/>
                <w:szCs w:val="21"/>
              </w:rPr>
            </w:pPr>
            <w:r>
              <w:rPr>
                <w:rFonts w:hint="eastAsia" w:ascii="宋体" w:hAnsi="宋体" w:eastAsia="宋体"/>
                <w:szCs w:val="21"/>
              </w:rPr>
              <w:t>订单备注</w:t>
            </w:r>
          </w:p>
        </w:tc>
        <w:tc>
          <w:tcPr>
            <w:tcW w:w="2277" w:type="dxa"/>
            <w:tcBorders>
              <w:top w:val="single" w:color="auto" w:sz="4" w:space="0"/>
              <w:left w:val="single" w:color="auto" w:sz="4" w:space="0"/>
              <w:bottom w:val="single" w:color="auto" w:sz="4" w:space="0"/>
              <w:right w:val="single" w:color="auto" w:sz="4" w:space="0"/>
            </w:tcBorders>
            <w:vAlign w:val="center"/>
          </w:tcPr>
          <w:p w14:paraId="79156FFE">
            <w:pPr>
              <w:spacing w:line="360" w:lineRule="auto"/>
              <w:jc w:val="left"/>
              <w:rPr>
                <w:rFonts w:hint="eastAsia" w:ascii="宋体" w:hAnsi="宋体" w:eastAsia="宋体"/>
                <w:szCs w:val="21"/>
              </w:rPr>
            </w:pPr>
            <w:r>
              <w:rPr>
                <w:rFonts w:hint="eastAsia" w:ascii="宋体" w:hAnsi="宋体" w:eastAsia="宋体"/>
                <w:szCs w:val="21"/>
              </w:rPr>
              <w:t>orderNote</w:t>
            </w:r>
          </w:p>
        </w:tc>
        <w:tc>
          <w:tcPr>
            <w:tcW w:w="2335" w:type="dxa"/>
            <w:tcBorders>
              <w:top w:val="single" w:color="auto" w:sz="4" w:space="0"/>
              <w:left w:val="single" w:color="auto" w:sz="4" w:space="0"/>
              <w:bottom w:val="single" w:color="auto" w:sz="4" w:space="0"/>
              <w:right w:val="single" w:color="auto" w:sz="4" w:space="0"/>
            </w:tcBorders>
            <w:vAlign w:val="center"/>
          </w:tcPr>
          <w:p w14:paraId="46764E32">
            <w:pPr>
              <w:spacing w:line="360" w:lineRule="auto"/>
              <w:jc w:val="left"/>
              <w:rPr>
                <w:rFonts w:hint="eastAsia" w:ascii="宋体" w:hAnsi="宋体" w:eastAsia="宋体"/>
                <w:szCs w:val="21"/>
              </w:rPr>
            </w:pPr>
            <w:r>
              <w:rPr>
                <w:rFonts w:hint="eastAsia" w:ascii="宋体" w:hAnsi="宋体" w:eastAsia="宋体"/>
                <w:szCs w:val="21"/>
              </w:rPr>
              <w:t>text</w:t>
            </w:r>
          </w:p>
        </w:tc>
      </w:tr>
    </w:tbl>
    <w:p w14:paraId="4307310C">
      <w:pPr>
        <w:spacing w:line="360" w:lineRule="auto"/>
        <w:jc w:val="center"/>
        <w:rPr>
          <w:rFonts w:hint="eastAsia" w:ascii="宋体" w:hAnsi="宋体" w:eastAsia="宋体"/>
          <w:szCs w:val="21"/>
        </w:rPr>
      </w:pPr>
    </w:p>
    <w:p w14:paraId="2F5FED4A">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0E1EFEB6">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.1.7</w:t>
      </w:r>
      <w:r>
        <w:rPr>
          <w:rFonts w:hint="eastAsia" w:ascii="宋体" w:hAnsi="宋体" w:eastAsia="宋体"/>
          <w:b/>
          <w:bCs/>
          <w:szCs w:val="21"/>
        </w:rPr>
        <w:t>所示：</w:t>
      </w:r>
    </w:p>
    <w:p w14:paraId="561E42E4">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.1.7 Comment</w:t>
      </w:r>
      <w:r>
        <w:rPr>
          <w:rFonts w:hint="eastAsia" w:ascii="宋体" w:hAnsi="宋体" w:eastAsia="宋体"/>
          <w:szCs w:val="21"/>
        </w:rPr>
        <w:t>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3D41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1F8F633">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2709E669">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41D9027E">
            <w:pPr>
              <w:spacing w:line="360" w:lineRule="auto"/>
              <w:jc w:val="center"/>
              <w:rPr>
                <w:rFonts w:hint="eastAsia" w:ascii="宋体" w:hAnsi="宋体" w:eastAsia="宋体"/>
                <w:szCs w:val="21"/>
              </w:rPr>
            </w:pPr>
            <w:r>
              <w:rPr>
                <w:rFonts w:hint="eastAsia" w:ascii="宋体" w:hAnsi="宋体" w:eastAsia="宋体"/>
                <w:szCs w:val="21"/>
              </w:rPr>
              <w:t>数据类型</w:t>
            </w:r>
          </w:p>
        </w:tc>
      </w:tr>
      <w:tr w14:paraId="50888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10F3F49C">
            <w:pPr>
              <w:spacing w:line="360" w:lineRule="auto"/>
              <w:jc w:val="center"/>
              <w:rPr>
                <w:rFonts w:hint="eastAsia" w:ascii="宋体" w:hAnsi="宋体" w:eastAsia="宋体"/>
                <w:szCs w:val="21"/>
              </w:rPr>
            </w:pPr>
            <w:r>
              <w:rPr>
                <w:rFonts w:hint="eastAsia" w:ascii="宋体" w:hAnsi="宋体" w:eastAsia="宋体"/>
                <w:szCs w:val="21"/>
              </w:rPr>
              <w:t>评论ID</w:t>
            </w:r>
          </w:p>
        </w:tc>
        <w:tc>
          <w:tcPr>
            <w:tcW w:w="2277" w:type="dxa"/>
            <w:tcBorders>
              <w:top w:val="single" w:color="auto" w:sz="4" w:space="0"/>
              <w:left w:val="single" w:color="auto" w:sz="4" w:space="0"/>
              <w:bottom w:val="single" w:color="auto" w:sz="4" w:space="0"/>
              <w:right w:val="single" w:color="auto" w:sz="4" w:space="0"/>
            </w:tcBorders>
          </w:tcPr>
          <w:p w14:paraId="79FBC4E2">
            <w:pPr>
              <w:spacing w:line="360" w:lineRule="auto"/>
              <w:jc w:val="center"/>
              <w:rPr>
                <w:rFonts w:hint="eastAsia" w:ascii="宋体" w:hAnsi="宋体" w:eastAsia="宋体"/>
                <w:szCs w:val="21"/>
              </w:rPr>
            </w:pPr>
            <w:r>
              <w:rPr>
                <w:rFonts w:hint="eastAsia" w:ascii="宋体" w:hAnsi="宋体" w:eastAsia="宋体"/>
                <w:szCs w:val="21"/>
              </w:rPr>
              <w:t>CommentID</w:t>
            </w:r>
          </w:p>
        </w:tc>
        <w:tc>
          <w:tcPr>
            <w:tcW w:w="2335" w:type="dxa"/>
            <w:tcBorders>
              <w:top w:val="single" w:color="auto" w:sz="4" w:space="0"/>
              <w:left w:val="single" w:color="auto" w:sz="4" w:space="0"/>
              <w:bottom w:val="single" w:color="auto" w:sz="4" w:space="0"/>
              <w:right w:val="single" w:color="auto" w:sz="4" w:space="0"/>
            </w:tcBorders>
          </w:tcPr>
          <w:p w14:paraId="4ABD057E">
            <w:pPr>
              <w:spacing w:line="360" w:lineRule="auto"/>
              <w:jc w:val="center"/>
              <w:rPr>
                <w:rFonts w:hint="eastAsia" w:ascii="宋体" w:hAnsi="宋体" w:eastAsia="宋体"/>
                <w:szCs w:val="21"/>
              </w:rPr>
            </w:pPr>
            <w:r>
              <w:rPr>
                <w:rFonts w:hint="eastAsia" w:ascii="宋体" w:hAnsi="宋体" w:eastAsia="宋体"/>
                <w:szCs w:val="21"/>
              </w:rPr>
              <w:t>varchar</w:t>
            </w:r>
          </w:p>
        </w:tc>
      </w:tr>
      <w:tr w14:paraId="4A8C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1FF4C6D1">
            <w:pPr>
              <w:spacing w:line="360" w:lineRule="auto"/>
              <w:jc w:val="center"/>
              <w:rPr>
                <w:rFonts w:hint="eastAsia" w:ascii="宋体" w:hAnsi="宋体" w:eastAsia="宋体"/>
                <w:szCs w:val="21"/>
              </w:rPr>
            </w:pPr>
            <w:r>
              <w:rPr>
                <w:rFonts w:hint="eastAsia" w:ascii="宋体" w:hAnsi="宋体" w:eastAsia="宋体"/>
                <w:szCs w:val="21"/>
              </w:rPr>
              <w:t>猫咪ID</w:t>
            </w:r>
          </w:p>
        </w:tc>
        <w:tc>
          <w:tcPr>
            <w:tcW w:w="2277" w:type="dxa"/>
            <w:tcBorders>
              <w:top w:val="single" w:color="auto" w:sz="4" w:space="0"/>
              <w:left w:val="single" w:color="auto" w:sz="4" w:space="0"/>
              <w:bottom w:val="single" w:color="auto" w:sz="4" w:space="0"/>
              <w:right w:val="single" w:color="auto" w:sz="4" w:space="0"/>
            </w:tcBorders>
          </w:tcPr>
          <w:p w14:paraId="0C7BF474">
            <w:pPr>
              <w:spacing w:line="360" w:lineRule="auto"/>
              <w:jc w:val="center"/>
              <w:rPr>
                <w:rFonts w:hint="eastAsia" w:ascii="宋体" w:hAnsi="宋体" w:eastAsia="宋体"/>
                <w:szCs w:val="21"/>
              </w:rPr>
            </w:pPr>
            <w:r>
              <w:rPr>
                <w:rFonts w:hint="eastAsia" w:ascii="宋体" w:hAnsi="宋体" w:eastAsia="宋体"/>
                <w:szCs w:val="21"/>
              </w:rPr>
              <w:t>CatID</w:t>
            </w:r>
          </w:p>
        </w:tc>
        <w:tc>
          <w:tcPr>
            <w:tcW w:w="2335" w:type="dxa"/>
            <w:tcBorders>
              <w:top w:val="single" w:color="auto" w:sz="4" w:space="0"/>
              <w:left w:val="single" w:color="auto" w:sz="4" w:space="0"/>
              <w:bottom w:val="single" w:color="auto" w:sz="4" w:space="0"/>
              <w:right w:val="single" w:color="auto" w:sz="4" w:space="0"/>
            </w:tcBorders>
          </w:tcPr>
          <w:p w14:paraId="0A5DC648">
            <w:pPr>
              <w:spacing w:line="360" w:lineRule="auto"/>
              <w:jc w:val="center"/>
              <w:rPr>
                <w:rFonts w:hint="eastAsia" w:ascii="宋体" w:hAnsi="宋体" w:eastAsia="宋体"/>
                <w:szCs w:val="21"/>
              </w:rPr>
            </w:pPr>
            <w:r>
              <w:rPr>
                <w:rFonts w:hint="eastAsia" w:ascii="宋体" w:hAnsi="宋体" w:eastAsia="宋体"/>
                <w:szCs w:val="21"/>
              </w:rPr>
              <w:t>varchar</w:t>
            </w:r>
          </w:p>
        </w:tc>
      </w:tr>
      <w:tr w14:paraId="5D56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0AD2D774">
            <w:pPr>
              <w:spacing w:line="360" w:lineRule="auto"/>
              <w:jc w:val="center"/>
              <w:rPr>
                <w:rFonts w:hint="eastAsia" w:ascii="宋体" w:hAnsi="宋体" w:eastAsia="宋体"/>
                <w:szCs w:val="21"/>
              </w:rPr>
            </w:pPr>
            <w:r>
              <w:rPr>
                <w:rFonts w:hint="eastAsia" w:ascii="宋体" w:hAnsi="宋体" w:eastAsia="宋体"/>
                <w:szCs w:val="21"/>
              </w:rPr>
              <w:t>评论者ID</w:t>
            </w:r>
          </w:p>
        </w:tc>
        <w:tc>
          <w:tcPr>
            <w:tcW w:w="2277" w:type="dxa"/>
            <w:tcBorders>
              <w:top w:val="single" w:color="auto" w:sz="4" w:space="0"/>
              <w:left w:val="single" w:color="auto" w:sz="4" w:space="0"/>
              <w:bottom w:val="single" w:color="auto" w:sz="4" w:space="0"/>
              <w:right w:val="single" w:color="auto" w:sz="4" w:space="0"/>
            </w:tcBorders>
          </w:tcPr>
          <w:p w14:paraId="55A03DF4">
            <w:pPr>
              <w:spacing w:line="360" w:lineRule="auto"/>
              <w:jc w:val="center"/>
              <w:rPr>
                <w:rFonts w:hint="eastAsia" w:ascii="宋体" w:hAnsi="宋体" w:eastAsia="宋体"/>
                <w:szCs w:val="21"/>
              </w:rPr>
            </w:pPr>
            <w:r>
              <w:rPr>
                <w:rFonts w:hint="eastAsia" w:ascii="宋体" w:hAnsi="宋体" w:eastAsia="宋体"/>
                <w:szCs w:val="21"/>
              </w:rPr>
              <w:t>user</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7F75980C">
            <w:pPr>
              <w:spacing w:line="360" w:lineRule="auto"/>
              <w:jc w:val="center"/>
              <w:rPr>
                <w:rFonts w:hint="eastAsia" w:ascii="宋体" w:hAnsi="宋体" w:eastAsia="宋体"/>
                <w:szCs w:val="21"/>
              </w:rPr>
            </w:pPr>
            <w:r>
              <w:rPr>
                <w:rFonts w:hint="eastAsia" w:ascii="宋体" w:hAnsi="宋体" w:eastAsia="宋体"/>
                <w:szCs w:val="21"/>
              </w:rPr>
              <w:t>varchar</w:t>
            </w:r>
          </w:p>
        </w:tc>
      </w:tr>
      <w:tr w14:paraId="71CD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6D9362DA">
            <w:pPr>
              <w:spacing w:line="360" w:lineRule="auto"/>
              <w:jc w:val="center"/>
              <w:rPr>
                <w:rFonts w:hint="eastAsia" w:ascii="宋体" w:hAnsi="宋体" w:eastAsia="宋体"/>
                <w:szCs w:val="21"/>
              </w:rPr>
            </w:pPr>
            <w:r>
              <w:rPr>
                <w:rFonts w:hint="eastAsia" w:ascii="宋体" w:hAnsi="宋体" w:eastAsia="宋体"/>
                <w:szCs w:val="21"/>
              </w:rPr>
              <w:t>评论内容</w:t>
            </w:r>
          </w:p>
        </w:tc>
        <w:tc>
          <w:tcPr>
            <w:tcW w:w="2277" w:type="dxa"/>
            <w:tcBorders>
              <w:top w:val="single" w:color="auto" w:sz="4" w:space="0"/>
              <w:left w:val="single" w:color="auto" w:sz="4" w:space="0"/>
              <w:bottom w:val="single" w:color="auto" w:sz="4" w:space="0"/>
              <w:right w:val="single" w:color="auto" w:sz="4" w:space="0"/>
            </w:tcBorders>
          </w:tcPr>
          <w:p w14:paraId="4A44313E">
            <w:pPr>
              <w:spacing w:line="360" w:lineRule="auto"/>
              <w:jc w:val="center"/>
              <w:rPr>
                <w:rFonts w:hint="eastAsia" w:ascii="宋体" w:hAnsi="宋体" w:eastAsia="宋体"/>
                <w:szCs w:val="21"/>
              </w:rPr>
            </w:pPr>
            <w:r>
              <w:rPr>
                <w:rFonts w:hint="eastAsia" w:ascii="宋体" w:hAnsi="宋体" w:eastAsia="宋体"/>
                <w:szCs w:val="21"/>
              </w:rPr>
              <w:t>Content</w:t>
            </w:r>
          </w:p>
        </w:tc>
        <w:tc>
          <w:tcPr>
            <w:tcW w:w="2335" w:type="dxa"/>
            <w:tcBorders>
              <w:top w:val="single" w:color="auto" w:sz="4" w:space="0"/>
              <w:left w:val="single" w:color="auto" w:sz="4" w:space="0"/>
              <w:bottom w:val="single" w:color="auto" w:sz="4" w:space="0"/>
              <w:right w:val="single" w:color="auto" w:sz="4" w:space="0"/>
            </w:tcBorders>
          </w:tcPr>
          <w:p w14:paraId="3521EEAB">
            <w:pPr>
              <w:spacing w:line="360" w:lineRule="auto"/>
              <w:jc w:val="center"/>
              <w:rPr>
                <w:rFonts w:hint="eastAsia" w:ascii="宋体" w:hAnsi="宋体" w:eastAsia="宋体"/>
                <w:szCs w:val="21"/>
              </w:rPr>
            </w:pPr>
            <w:r>
              <w:rPr>
                <w:rFonts w:hint="eastAsia" w:ascii="宋体" w:hAnsi="宋体" w:eastAsia="宋体"/>
                <w:szCs w:val="21"/>
              </w:rPr>
              <w:t>t</w:t>
            </w:r>
            <w:r>
              <w:rPr>
                <w:rFonts w:ascii="宋体" w:hAnsi="宋体" w:eastAsia="宋体"/>
                <w:szCs w:val="21"/>
              </w:rPr>
              <w:t>ext</w:t>
            </w:r>
          </w:p>
        </w:tc>
      </w:tr>
      <w:tr w14:paraId="6523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0028D3D5">
            <w:pPr>
              <w:spacing w:line="360" w:lineRule="auto"/>
              <w:jc w:val="center"/>
              <w:rPr>
                <w:rFonts w:hint="eastAsia" w:ascii="宋体" w:hAnsi="宋体" w:eastAsia="宋体"/>
                <w:szCs w:val="21"/>
              </w:rPr>
            </w:pPr>
            <w:r>
              <w:rPr>
                <w:rFonts w:hint="eastAsia" w:ascii="宋体" w:hAnsi="宋体" w:eastAsia="宋体"/>
                <w:szCs w:val="21"/>
              </w:rPr>
              <w:t>评论时间</w:t>
            </w:r>
          </w:p>
        </w:tc>
        <w:tc>
          <w:tcPr>
            <w:tcW w:w="2277" w:type="dxa"/>
            <w:tcBorders>
              <w:top w:val="single" w:color="auto" w:sz="4" w:space="0"/>
              <w:left w:val="single" w:color="auto" w:sz="4" w:space="0"/>
              <w:bottom w:val="single" w:color="auto" w:sz="4" w:space="0"/>
              <w:right w:val="single" w:color="auto" w:sz="4" w:space="0"/>
            </w:tcBorders>
          </w:tcPr>
          <w:p w14:paraId="39535331">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Time</w:t>
            </w:r>
          </w:p>
        </w:tc>
        <w:tc>
          <w:tcPr>
            <w:tcW w:w="2335" w:type="dxa"/>
            <w:tcBorders>
              <w:top w:val="single" w:color="auto" w:sz="4" w:space="0"/>
              <w:left w:val="single" w:color="auto" w:sz="4" w:space="0"/>
              <w:bottom w:val="single" w:color="auto" w:sz="4" w:space="0"/>
              <w:right w:val="single" w:color="auto" w:sz="4" w:space="0"/>
            </w:tcBorders>
          </w:tcPr>
          <w:p w14:paraId="4CAB5D36">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6840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64233565">
            <w:pPr>
              <w:spacing w:line="360" w:lineRule="auto"/>
              <w:jc w:val="center"/>
              <w:rPr>
                <w:rFonts w:hint="eastAsia" w:ascii="宋体" w:hAnsi="宋体" w:eastAsia="宋体"/>
                <w:szCs w:val="21"/>
              </w:rPr>
            </w:pPr>
            <w:r>
              <w:rPr>
                <w:rFonts w:hint="eastAsia" w:ascii="宋体" w:hAnsi="宋体" w:eastAsia="宋体"/>
                <w:szCs w:val="21"/>
              </w:rPr>
              <w:t>审核状态</w:t>
            </w:r>
          </w:p>
        </w:tc>
        <w:tc>
          <w:tcPr>
            <w:tcW w:w="2277" w:type="dxa"/>
            <w:tcBorders>
              <w:top w:val="single" w:color="auto" w:sz="4" w:space="0"/>
              <w:left w:val="single" w:color="auto" w:sz="4" w:space="0"/>
              <w:bottom w:val="single" w:color="auto" w:sz="4" w:space="0"/>
              <w:right w:val="single" w:color="auto" w:sz="4" w:space="0"/>
            </w:tcBorders>
          </w:tcPr>
          <w:p w14:paraId="71A78CBE">
            <w:pPr>
              <w:spacing w:line="360" w:lineRule="auto"/>
              <w:jc w:val="center"/>
              <w:rPr>
                <w:rFonts w:hint="eastAsia" w:ascii="宋体" w:hAnsi="宋体" w:eastAsia="宋体"/>
                <w:szCs w:val="21"/>
              </w:rPr>
            </w:pPr>
            <w:r>
              <w:rPr>
                <w:rFonts w:hint="eastAsia" w:ascii="宋体" w:hAnsi="宋体" w:eastAsia="宋体"/>
                <w:szCs w:val="21"/>
              </w:rPr>
              <w:t>AuditStatus</w:t>
            </w:r>
          </w:p>
        </w:tc>
        <w:tc>
          <w:tcPr>
            <w:tcW w:w="2335" w:type="dxa"/>
            <w:tcBorders>
              <w:top w:val="single" w:color="auto" w:sz="4" w:space="0"/>
              <w:left w:val="single" w:color="auto" w:sz="4" w:space="0"/>
              <w:bottom w:val="single" w:color="auto" w:sz="4" w:space="0"/>
              <w:right w:val="single" w:color="auto" w:sz="4" w:space="0"/>
            </w:tcBorders>
          </w:tcPr>
          <w:p w14:paraId="2531219C">
            <w:pPr>
              <w:spacing w:line="360" w:lineRule="auto"/>
              <w:jc w:val="center"/>
              <w:rPr>
                <w:rFonts w:hint="eastAsia" w:ascii="宋体" w:hAnsi="宋体" w:eastAsia="宋体"/>
                <w:szCs w:val="21"/>
              </w:rPr>
            </w:pPr>
            <w:r>
              <w:rPr>
                <w:rFonts w:hint="eastAsia" w:ascii="宋体" w:hAnsi="宋体" w:eastAsia="宋体"/>
                <w:szCs w:val="21"/>
              </w:rPr>
              <w:t>varchar(待审核，审核通过，审核未通过)</w:t>
            </w:r>
          </w:p>
        </w:tc>
      </w:tr>
    </w:tbl>
    <w:p w14:paraId="4148EB11">
      <w:pPr>
        <w:spacing w:line="360" w:lineRule="auto"/>
        <w:jc w:val="center"/>
        <w:rPr>
          <w:rFonts w:hint="eastAsia" w:ascii="宋体" w:hAnsi="宋体" w:eastAsia="宋体"/>
          <w:szCs w:val="21"/>
        </w:rPr>
      </w:pPr>
    </w:p>
    <w:p w14:paraId="6FF09E2D">
      <w:pPr>
        <w:spacing w:line="360" w:lineRule="auto"/>
        <w:jc w:val="left"/>
        <w:rPr>
          <w:rFonts w:hint="eastAsia" w:ascii="宋体" w:hAnsi="宋体" w:eastAsia="宋体"/>
          <w:b/>
          <w:bCs/>
          <w:szCs w:val="21"/>
        </w:rPr>
      </w:pPr>
      <w:r>
        <w:rPr>
          <w:rFonts w:hint="eastAsia" w:ascii="宋体" w:hAnsi="宋体" w:eastAsia="宋体"/>
          <w:b/>
          <w:bCs/>
          <w:szCs w:val="21"/>
        </w:rPr>
        <w:t>类名：Like(点赞</w:t>
      </w:r>
      <w:r>
        <w:rPr>
          <w:rFonts w:ascii="宋体" w:hAnsi="宋体" w:eastAsia="宋体"/>
          <w:b/>
          <w:bCs/>
          <w:szCs w:val="21"/>
        </w:rPr>
        <w:t>类</w:t>
      </w:r>
      <w:r>
        <w:rPr>
          <w:rFonts w:hint="eastAsia" w:ascii="宋体" w:hAnsi="宋体" w:eastAsia="宋体"/>
          <w:b/>
          <w:bCs/>
          <w:szCs w:val="21"/>
        </w:rPr>
        <w:t>)</w:t>
      </w:r>
    </w:p>
    <w:p w14:paraId="7CF12106">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.1.8</w:t>
      </w:r>
      <w:r>
        <w:rPr>
          <w:rFonts w:hint="eastAsia" w:ascii="宋体" w:hAnsi="宋体" w:eastAsia="宋体"/>
          <w:b/>
          <w:bCs/>
          <w:szCs w:val="21"/>
        </w:rPr>
        <w:t>所示：</w:t>
      </w:r>
    </w:p>
    <w:p w14:paraId="498CECF9">
      <w:pPr>
        <w:spacing w:line="360" w:lineRule="auto"/>
        <w:jc w:val="left"/>
        <w:rPr>
          <w:rFonts w:hint="eastAsia" w:ascii="宋体" w:hAnsi="宋体" w:eastAsia="宋体"/>
          <w:b/>
          <w:bCs/>
          <w:szCs w:val="21"/>
        </w:rPr>
      </w:pPr>
    </w:p>
    <w:p w14:paraId="3E6BE7CC">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 xml:space="preserve">.1.8 </w:t>
      </w:r>
      <w:r>
        <w:rPr>
          <w:rFonts w:hint="eastAsia" w:ascii="宋体" w:hAnsi="宋体" w:eastAsia="宋体"/>
          <w:szCs w:val="21"/>
        </w:rPr>
        <w:t>Like类属性表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1424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4CA840B2">
            <w:pPr>
              <w:spacing w:line="360" w:lineRule="auto"/>
              <w:jc w:val="left"/>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vAlign w:val="center"/>
          </w:tcPr>
          <w:p w14:paraId="6DC6C05B">
            <w:pPr>
              <w:spacing w:line="360" w:lineRule="auto"/>
              <w:jc w:val="left"/>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vAlign w:val="center"/>
          </w:tcPr>
          <w:p w14:paraId="7CCE5F23">
            <w:pPr>
              <w:spacing w:line="360" w:lineRule="auto"/>
              <w:jc w:val="left"/>
              <w:rPr>
                <w:rFonts w:hint="eastAsia" w:ascii="宋体" w:hAnsi="宋体" w:eastAsia="宋体"/>
                <w:szCs w:val="21"/>
              </w:rPr>
            </w:pPr>
            <w:r>
              <w:rPr>
                <w:rFonts w:hint="eastAsia" w:ascii="宋体" w:hAnsi="宋体" w:eastAsia="宋体"/>
                <w:szCs w:val="21"/>
              </w:rPr>
              <w:t>数据类型</w:t>
            </w:r>
          </w:p>
        </w:tc>
      </w:tr>
      <w:tr w14:paraId="693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0053391">
            <w:pPr>
              <w:spacing w:line="360" w:lineRule="auto"/>
              <w:jc w:val="left"/>
              <w:rPr>
                <w:rFonts w:hint="eastAsia" w:ascii="宋体" w:hAnsi="宋体" w:eastAsia="宋体"/>
                <w:szCs w:val="21"/>
              </w:rPr>
            </w:pPr>
            <w:r>
              <w:rPr>
                <w:rFonts w:hint="eastAsia" w:ascii="宋体" w:hAnsi="宋体" w:eastAsia="宋体"/>
                <w:szCs w:val="21"/>
              </w:rPr>
              <w:t>点赞ID</w:t>
            </w:r>
          </w:p>
        </w:tc>
        <w:tc>
          <w:tcPr>
            <w:tcW w:w="2277" w:type="dxa"/>
            <w:tcBorders>
              <w:top w:val="single" w:color="auto" w:sz="4" w:space="0"/>
              <w:left w:val="single" w:color="auto" w:sz="4" w:space="0"/>
              <w:bottom w:val="single" w:color="auto" w:sz="4" w:space="0"/>
              <w:right w:val="single" w:color="auto" w:sz="4" w:space="0"/>
            </w:tcBorders>
            <w:vAlign w:val="center"/>
          </w:tcPr>
          <w:p w14:paraId="429828A1">
            <w:pPr>
              <w:spacing w:line="360" w:lineRule="auto"/>
              <w:jc w:val="left"/>
              <w:rPr>
                <w:rFonts w:hint="eastAsia" w:ascii="宋体" w:hAnsi="宋体" w:eastAsia="宋体"/>
                <w:szCs w:val="21"/>
              </w:rPr>
            </w:pPr>
            <w:r>
              <w:rPr>
                <w:rFonts w:hint="eastAsia" w:ascii="宋体" w:hAnsi="宋体" w:eastAsia="宋体"/>
                <w:szCs w:val="21"/>
              </w:rPr>
              <w:t>likeId</w:t>
            </w:r>
          </w:p>
        </w:tc>
        <w:tc>
          <w:tcPr>
            <w:tcW w:w="2335" w:type="dxa"/>
            <w:tcBorders>
              <w:top w:val="single" w:color="auto" w:sz="4" w:space="0"/>
              <w:left w:val="single" w:color="auto" w:sz="4" w:space="0"/>
              <w:bottom w:val="single" w:color="auto" w:sz="4" w:space="0"/>
              <w:right w:val="single" w:color="auto" w:sz="4" w:space="0"/>
            </w:tcBorders>
            <w:vAlign w:val="center"/>
          </w:tcPr>
          <w:p w14:paraId="625B71FE">
            <w:pPr>
              <w:spacing w:line="360" w:lineRule="auto"/>
              <w:jc w:val="left"/>
              <w:rPr>
                <w:rFonts w:hint="eastAsia" w:ascii="宋体" w:hAnsi="宋体" w:eastAsia="宋体"/>
                <w:szCs w:val="21"/>
              </w:rPr>
            </w:pPr>
            <w:r>
              <w:rPr>
                <w:rFonts w:hint="eastAsia" w:ascii="宋体" w:hAnsi="宋体" w:eastAsia="宋体"/>
                <w:szCs w:val="21"/>
              </w:rPr>
              <w:t>varchar</w:t>
            </w:r>
          </w:p>
        </w:tc>
      </w:tr>
      <w:tr w14:paraId="7476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E73A744">
            <w:pPr>
              <w:spacing w:line="360" w:lineRule="auto"/>
              <w:jc w:val="left"/>
              <w:rPr>
                <w:rFonts w:hint="eastAsia" w:ascii="宋体" w:hAnsi="宋体" w:eastAsia="宋体"/>
                <w:szCs w:val="21"/>
                <w:highlight w:val="yellow"/>
              </w:rPr>
            </w:pPr>
            <w:r>
              <w:rPr>
                <w:rFonts w:hint="eastAsia" w:ascii="宋体" w:hAnsi="宋体" w:eastAsia="宋体"/>
                <w:szCs w:val="21"/>
                <w:highlight w:val="yellow"/>
              </w:rPr>
              <w:t>点赞种类</w:t>
            </w:r>
          </w:p>
        </w:tc>
        <w:tc>
          <w:tcPr>
            <w:tcW w:w="2277" w:type="dxa"/>
            <w:tcBorders>
              <w:top w:val="single" w:color="auto" w:sz="4" w:space="0"/>
              <w:left w:val="single" w:color="auto" w:sz="4" w:space="0"/>
              <w:bottom w:val="single" w:color="auto" w:sz="4" w:space="0"/>
              <w:right w:val="single" w:color="auto" w:sz="4" w:space="0"/>
            </w:tcBorders>
            <w:vAlign w:val="center"/>
          </w:tcPr>
          <w:p w14:paraId="1E382FE2">
            <w:pPr>
              <w:spacing w:line="360" w:lineRule="auto"/>
              <w:jc w:val="left"/>
              <w:rPr>
                <w:rFonts w:hint="eastAsia" w:ascii="宋体" w:hAnsi="宋体" w:eastAsia="宋体"/>
                <w:szCs w:val="21"/>
                <w:highlight w:val="yellow"/>
              </w:rPr>
            </w:pPr>
            <w:r>
              <w:rPr>
                <w:rFonts w:hint="eastAsia" w:ascii="宋体" w:hAnsi="宋体" w:eastAsia="宋体"/>
                <w:szCs w:val="21"/>
                <w:highlight w:val="yellow"/>
              </w:rPr>
              <w:t>likeType</w:t>
            </w:r>
          </w:p>
        </w:tc>
        <w:tc>
          <w:tcPr>
            <w:tcW w:w="2335" w:type="dxa"/>
            <w:tcBorders>
              <w:top w:val="single" w:color="auto" w:sz="4" w:space="0"/>
              <w:left w:val="single" w:color="auto" w:sz="4" w:space="0"/>
              <w:bottom w:val="single" w:color="auto" w:sz="4" w:space="0"/>
              <w:right w:val="single" w:color="auto" w:sz="4" w:space="0"/>
            </w:tcBorders>
            <w:vAlign w:val="center"/>
          </w:tcPr>
          <w:p w14:paraId="58B54D87">
            <w:pPr>
              <w:spacing w:line="360" w:lineRule="auto"/>
              <w:jc w:val="left"/>
              <w:rPr>
                <w:rFonts w:hint="eastAsia" w:ascii="宋体" w:hAnsi="宋体" w:eastAsia="宋体"/>
                <w:szCs w:val="21"/>
                <w:highlight w:val="yellow"/>
              </w:rPr>
            </w:pPr>
            <w:r>
              <w:rPr>
                <w:rFonts w:hint="eastAsia" w:ascii="宋体" w:hAnsi="宋体" w:eastAsia="宋体"/>
                <w:szCs w:val="21"/>
                <w:highlight w:val="yellow"/>
              </w:rPr>
              <w:t>varchar(商品，评论，猫咪)</w:t>
            </w:r>
          </w:p>
        </w:tc>
      </w:tr>
      <w:tr w14:paraId="61CC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79BB8AA">
            <w:pPr>
              <w:spacing w:line="360" w:lineRule="auto"/>
              <w:jc w:val="left"/>
              <w:rPr>
                <w:rFonts w:hint="eastAsia" w:ascii="宋体" w:hAnsi="宋体" w:eastAsia="宋体"/>
                <w:szCs w:val="21"/>
                <w:highlight w:val="yellow"/>
              </w:rPr>
            </w:pPr>
            <w:commentRangeStart w:id="7"/>
            <w:r>
              <w:rPr>
                <w:rFonts w:hint="eastAsia" w:ascii="宋体" w:hAnsi="宋体" w:eastAsia="宋体"/>
                <w:szCs w:val="21"/>
                <w:highlight w:val="yellow"/>
              </w:rPr>
              <w:t>点赞对象ID</w:t>
            </w:r>
          </w:p>
        </w:tc>
        <w:tc>
          <w:tcPr>
            <w:tcW w:w="2277" w:type="dxa"/>
            <w:tcBorders>
              <w:top w:val="single" w:color="auto" w:sz="4" w:space="0"/>
              <w:left w:val="single" w:color="auto" w:sz="4" w:space="0"/>
              <w:bottom w:val="single" w:color="auto" w:sz="4" w:space="0"/>
              <w:right w:val="single" w:color="auto" w:sz="4" w:space="0"/>
            </w:tcBorders>
            <w:vAlign w:val="center"/>
          </w:tcPr>
          <w:p w14:paraId="4C081B0A">
            <w:pPr>
              <w:spacing w:line="360" w:lineRule="auto"/>
              <w:jc w:val="left"/>
              <w:rPr>
                <w:rFonts w:hint="eastAsia" w:ascii="宋体" w:hAnsi="宋体" w:eastAsia="宋体"/>
                <w:szCs w:val="21"/>
                <w:highlight w:val="yellow"/>
              </w:rPr>
            </w:pPr>
            <w:r>
              <w:rPr>
                <w:rFonts w:hint="eastAsia" w:ascii="宋体" w:hAnsi="宋体" w:eastAsia="宋体"/>
                <w:szCs w:val="21"/>
                <w:highlight w:val="yellow"/>
              </w:rPr>
              <w:t>objectId</w:t>
            </w:r>
          </w:p>
        </w:tc>
        <w:tc>
          <w:tcPr>
            <w:tcW w:w="2335" w:type="dxa"/>
            <w:tcBorders>
              <w:top w:val="single" w:color="auto" w:sz="4" w:space="0"/>
              <w:left w:val="single" w:color="auto" w:sz="4" w:space="0"/>
              <w:bottom w:val="single" w:color="auto" w:sz="4" w:space="0"/>
              <w:right w:val="single" w:color="auto" w:sz="4" w:space="0"/>
            </w:tcBorders>
            <w:vAlign w:val="center"/>
          </w:tcPr>
          <w:p w14:paraId="6E021AD5">
            <w:pPr>
              <w:spacing w:line="360" w:lineRule="auto"/>
              <w:jc w:val="left"/>
              <w:rPr>
                <w:rFonts w:hint="eastAsia" w:ascii="宋体" w:hAnsi="宋体" w:eastAsia="宋体"/>
                <w:szCs w:val="21"/>
                <w:highlight w:val="yellow"/>
              </w:rPr>
            </w:pPr>
            <w:r>
              <w:rPr>
                <w:rFonts w:hint="eastAsia" w:ascii="宋体" w:hAnsi="宋体" w:eastAsia="宋体"/>
                <w:szCs w:val="21"/>
                <w:highlight w:val="yellow"/>
              </w:rPr>
              <w:t>varchar</w:t>
            </w:r>
            <w:commentRangeEnd w:id="7"/>
            <w:r>
              <w:rPr>
                <w:rStyle w:val="16"/>
              </w:rPr>
              <w:commentReference w:id="7"/>
            </w:r>
          </w:p>
        </w:tc>
      </w:tr>
      <w:tr w14:paraId="34729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45" w:author="漫星 [2]" w:date="2025-11-16T15:49:42Z"/>
        </w:trPr>
        <w:tc>
          <w:tcPr>
            <w:tcW w:w="1832" w:type="dxa"/>
            <w:tcBorders>
              <w:top w:val="single" w:color="auto" w:sz="4" w:space="0"/>
              <w:left w:val="single" w:color="auto" w:sz="4" w:space="0"/>
              <w:bottom w:val="single" w:color="auto" w:sz="4" w:space="0"/>
              <w:right w:val="single" w:color="auto" w:sz="4" w:space="0"/>
            </w:tcBorders>
            <w:vAlign w:val="center"/>
          </w:tcPr>
          <w:p w14:paraId="3CD0FE7F">
            <w:pPr>
              <w:spacing w:line="360" w:lineRule="auto"/>
              <w:jc w:val="left"/>
              <w:rPr>
                <w:del w:id="46" w:author="漫星 [2]" w:date="2025-11-16T15:49:42Z"/>
                <w:rFonts w:hint="eastAsia" w:ascii="宋体" w:hAnsi="宋体" w:eastAsia="宋体"/>
                <w:szCs w:val="21"/>
              </w:rPr>
            </w:pPr>
          </w:p>
        </w:tc>
        <w:tc>
          <w:tcPr>
            <w:tcW w:w="2277" w:type="dxa"/>
            <w:tcBorders>
              <w:top w:val="single" w:color="auto" w:sz="4" w:space="0"/>
              <w:left w:val="single" w:color="auto" w:sz="4" w:space="0"/>
              <w:bottom w:val="single" w:color="auto" w:sz="4" w:space="0"/>
              <w:right w:val="single" w:color="auto" w:sz="4" w:space="0"/>
            </w:tcBorders>
            <w:vAlign w:val="center"/>
          </w:tcPr>
          <w:p w14:paraId="62DDBD5A">
            <w:pPr>
              <w:spacing w:line="360" w:lineRule="auto"/>
              <w:jc w:val="left"/>
              <w:rPr>
                <w:del w:id="47" w:author="漫星 [2]" w:date="2025-11-16T15:49:42Z"/>
                <w:rFonts w:hint="eastAsia" w:ascii="宋体" w:hAnsi="宋体" w:eastAsia="宋体"/>
                <w:szCs w:val="21"/>
              </w:rPr>
            </w:pPr>
          </w:p>
        </w:tc>
        <w:tc>
          <w:tcPr>
            <w:tcW w:w="2335" w:type="dxa"/>
            <w:tcBorders>
              <w:top w:val="single" w:color="auto" w:sz="4" w:space="0"/>
              <w:left w:val="single" w:color="auto" w:sz="4" w:space="0"/>
              <w:bottom w:val="single" w:color="auto" w:sz="4" w:space="0"/>
              <w:right w:val="single" w:color="auto" w:sz="4" w:space="0"/>
            </w:tcBorders>
            <w:vAlign w:val="center"/>
          </w:tcPr>
          <w:p w14:paraId="63F4D7C1">
            <w:pPr>
              <w:spacing w:line="360" w:lineRule="auto"/>
              <w:jc w:val="left"/>
              <w:rPr>
                <w:del w:id="48" w:author="漫星 [2]" w:date="2025-11-16T15:49:42Z"/>
                <w:rFonts w:hint="eastAsia" w:ascii="宋体" w:hAnsi="宋体" w:eastAsia="宋体"/>
                <w:szCs w:val="21"/>
              </w:rPr>
            </w:pPr>
          </w:p>
        </w:tc>
      </w:tr>
      <w:tr w14:paraId="6D09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49" w:author="漫星 [2]" w:date="2025-11-16T15:49:46Z"/>
        </w:trPr>
        <w:tc>
          <w:tcPr>
            <w:tcW w:w="1832" w:type="dxa"/>
            <w:tcBorders>
              <w:top w:val="single" w:color="auto" w:sz="4" w:space="0"/>
              <w:left w:val="single" w:color="auto" w:sz="4" w:space="0"/>
              <w:bottom w:val="single" w:color="auto" w:sz="4" w:space="0"/>
              <w:right w:val="single" w:color="auto" w:sz="4" w:space="0"/>
            </w:tcBorders>
            <w:vAlign w:val="center"/>
          </w:tcPr>
          <w:p w14:paraId="48C954B9">
            <w:pPr>
              <w:spacing w:line="360" w:lineRule="auto"/>
              <w:jc w:val="left"/>
              <w:rPr>
                <w:del w:id="50" w:author="漫星 [2]" w:date="2025-11-16T15:49:46Z"/>
                <w:rFonts w:hint="eastAsia" w:ascii="宋体" w:hAnsi="宋体" w:eastAsia="宋体"/>
                <w:szCs w:val="21"/>
              </w:rPr>
            </w:pPr>
          </w:p>
        </w:tc>
        <w:tc>
          <w:tcPr>
            <w:tcW w:w="2277" w:type="dxa"/>
            <w:tcBorders>
              <w:top w:val="single" w:color="auto" w:sz="4" w:space="0"/>
              <w:left w:val="single" w:color="auto" w:sz="4" w:space="0"/>
              <w:bottom w:val="single" w:color="auto" w:sz="4" w:space="0"/>
              <w:right w:val="single" w:color="auto" w:sz="4" w:space="0"/>
            </w:tcBorders>
            <w:vAlign w:val="center"/>
          </w:tcPr>
          <w:p w14:paraId="618935B0">
            <w:pPr>
              <w:spacing w:line="360" w:lineRule="auto"/>
              <w:jc w:val="left"/>
              <w:rPr>
                <w:del w:id="51" w:author="漫星 [2]" w:date="2025-11-16T15:49:46Z"/>
                <w:rFonts w:hint="eastAsia" w:ascii="宋体" w:hAnsi="宋体" w:eastAsia="宋体"/>
                <w:szCs w:val="21"/>
              </w:rPr>
            </w:pPr>
          </w:p>
        </w:tc>
        <w:tc>
          <w:tcPr>
            <w:tcW w:w="2335" w:type="dxa"/>
            <w:tcBorders>
              <w:top w:val="single" w:color="auto" w:sz="4" w:space="0"/>
              <w:left w:val="single" w:color="auto" w:sz="4" w:space="0"/>
              <w:bottom w:val="single" w:color="auto" w:sz="4" w:space="0"/>
              <w:right w:val="single" w:color="auto" w:sz="4" w:space="0"/>
            </w:tcBorders>
            <w:vAlign w:val="center"/>
          </w:tcPr>
          <w:p w14:paraId="351424FB">
            <w:pPr>
              <w:spacing w:line="360" w:lineRule="auto"/>
              <w:jc w:val="left"/>
              <w:rPr>
                <w:del w:id="52" w:author="漫星 [2]" w:date="2025-11-16T15:49:46Z"/>
                <w:rFonts w:hint="eastAsia" w:ascii="宋体" w:hAnsi="宋体" w:eastAsia="宋体"/>
                <w:szCs w:val="21"/>
              </w:rPr>
            </w:pPr>
          </w:p>
        </w:tc>
      </w:tr>
      <w:tr w14:paraId="0DA4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769F60C6">
            <w:pPr>
              <w:spacing w:line="360" w:lineRule="auto"/>
              <w:jc w:val="left"/>
              <w:rPr>
                <w:rFonts w:hint="eastAsia" w:ascii="宋体" w:hAnsi="宋体" w:eastAsia="宋体"/>
                <w:szCs w:val="21"/>
              </w:rPr>
            </w:pPr>
            <w:r>
              <w:rPr>
                <w:rFonts w:hint="eastAsia"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vAlign w:val="center"/>
          </w:tcPr>
          <w:p w14:paraId="5B50890F">
            <w:pPr>
              <w:spacing w:line="360" w:lineRule="auto"/>
              <w:jc w:val="left"/>
              <w:rPr>
                <w:rFonts w:hint="eastAsia" w:ascii="宋体" w:hAnsi="宋体" w:eastAsia="宋体"/>
                <w:szCs w:val="21"/>
              </w:rPr>
            </w:pPr>
            <w:r>
              <w:rPr>
                <w:rFonts w:hint="eastAsia"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vAlign w:val="center"/>
          </w:tcPr>
          <w:p w14:paraId="3BA6EB7A">
            <w:pPr>
              <w:spacing w:line="360" w:lineRule="auto"/>
              <w:jc w:val="left"/>
              <w:rPr>
                <w:rFonts w:hint="eastAsia" w:ascii="宋体" w:hAnsi="宋体" w:eastAsia="宋体"/>
                <w:szCs w:val="21"/>
              </w:rPr>
            </w:pPr>
            <w:r>
              <w:rPr>
                <w:rFonts w:hint="eastAsia" w:ascii="宋体" w:hAnsi="宋体" w:eastAsia="宋体"/>
                <w:szCs w:val="21"/>
              </w:rPr>
              <w:t>varchar</w:t>
            </w:r>
          </w:p>
        </w:tc>
      </w:tr>
      <w:tr w14:paraId="48B0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99483BB">
            <w:pPr>
              <w:spacing w:line="360" w:lineRule="auto"/>
              <w:jc w:val="left"/>
              <w:rPr>
                <w:rFonts w:hint="eastAsia" w:ascii="宋体" w:hAnsi="宋体" w:eastAsia="宋体"/>
                <w:szCs w:val="21"/>
              </w:rPr>
            </w:pPr>
            <w:r>
              <w:rPr>
                <w:rFonts w:hint="eastAsia" w:ascii="宋体" w:hAnsi="宋体" w:eastAsia="宋体"/>
                <w:szCs w:val="21"/>
              </w:rPr>
              <w:t>链接地址</w:t>
            </w:r>
          </w:p>
        </w:tc>
        <w:tc>
          <w:tcPr>
            <w:tcW w:w="2277" w:type="dxa"/>
            <w:tcBorders>
              <w:top w:val="single" w:color="auto" w:sz="4" w:space="0"/>
              <w:left w:val="single" w:color="auto" w:sz="4" w:space="0"/>
              <w:bottom w:val="single" w:color="auto" w:sz="4" w:space="0"/>
              <w:right w:val="single" w:color="auto" w:sz="4" w:space="0"/>
            </w:tcBorders>
          </w:tcPr>
          <w:p w14:paraId="518E86BB">
            <w:pPr>
              <w:spacing w:line="360" w:lineRule="auto"/>
              <w:jc w:val="left"/>
              <w:rPr>
                <w:rFonts w:hint="eastAsia" w:ascii="宋体" w:hAnsi="宋体" w:eastAsia="宋体"/>
                <w:szCs w:val="21"/>
              </w:rPr>
            </w:pPr>
            <w:r>
              <w:rPr>
                <w:rStyle w:val="16"/>
                <w:rFonts w:hint="eastAsia"/>
              </w:rPr>
              <w:t>LinkUrl</w:t>
            </w:r>
          </w:p>
        </w:tc>
        <w:tc>
          <w:tcPr>
            <w:tcW w:w="2335" w:type="dxa"/>
            <w:tcBorders>
              <w:top w:val="single" w:color="auto" w:sz="4" w:space="0"/>
              <w:left w:val="single" w:color="auto" w:sz="4" w:space="0"/>
              <w:bottom w:val="single" w:color="auto" w:sz="4" w:space="0"/>
              <w:right w:val="single" w:color="auto" w:sz="4" w:space="0"/>
            </w:tcBorders>
          </w:tcPr>
          <w:p w14:paraId="63D3A00E">
            <w:pPr>
              <w:spacing w:line="360" w:lineRule="auto"/>
              <w:jc w:val="left"/>
              <w:rPr>
                <w:rFonts w:hint="eastAsia" w:ascii="宋体" w:hAnsi="宋体" w:eastAsia="宋体"/>
                <w:szCs w:val="21"/>
              </w:rPr>
            </w:pPr>
            <w:r>
              <w:rPr>
                <w:rFonts w:hint="eastAsia" w:ascii="宋体" w:hAnsi="宋体" w:eastAsia="宋体"/>
                <w:szCs w:val="21"/>
              </w:rPr>
              <w:t>varchar</w:t>
            </w:r>
          </w:p>
        </w:tc>
      </w:tr>
      <w:tr w14:paraId="485F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670F8A9">
            <w:pPr>
              <w:spacing w:line="360" w:lineRule="auto"/>
              <w:jc w:val="left"/>
              <w:rPr>
                <w:rFonts w:hint="eastAsia" w:ascii="宋体" w:hAnsi="宋体" w:eastAsia="宋体"/>
                <w:szCs w:val="21"/>
              </w:rPr>
            </w:pPr>
            <w:r>
              <w:rPr>
                <w:rFonts w:hint="eastAsia" w:ascii="宋体" w:hAnsi="宋体" w:eastAsia="宋体"/>
                <w:szCs w:val="21"/>
              </w:rPr>
              <w:t>点赞时间</w:t>
            </w:r>
          </w:p>
        </w:tc>
        <w:tc>
          <w:tcPr>
            <w:tcW w:w="2277" w:type="dxa"/>
            <w:tcBorders>
              <w:top w:val="single" w:color="auto" w:sz="4" w:space="0"/>
              <w:left w:val="single" w:color="auto" w:sz="4" w:space="0"/>
              <w:bottom w:val="single" w:color="auto" w:sz="4" w:space="0"/>
              <w:right w:val="single" w:color="auto" w:sz="4" w:space="0"/>
            </w:tcBorders>
            <w:vAlign w:val="center"/>
          </w:tcPr>
          <w:p w14:paraId="570021F1">
            <w:pPr>
              <w:spacing w:line="360" w:lineRule="auto"/>
              <w:jc w:val="left"/>
              <w:rPr>
                <w:rFonts w:hint="eastAsia" w:ascii="宋体" w:hAnsi="宋体" w:eastAsia="宋体"/>
                <w:szCs w:val="21"/>
              </w:rPr>
            </w:pPr>
            <w:r>
              <w:rPr>
                <w:rFonts w:hint="eastAsia" w:ascii="宋体" w:hAnsi="宋体" w:eastAsia="宋体"/>
                <w:szCs w:val="21"/>
              </w:rPr>
              <w:t>createTime</w:t>
            </w:r>
          </w:p>
        </w:tc>
        <w:tc>
          <w:tcPr>
            <w:tcW w:w="2335" w:type="dxa"/>
            <w:tcBorders>
              <w:top w:val="single" w:color="auto" w:sz="4" w:space="0"/>
              <w:left w:val="single" w:color="auto" w:sz="4" w:space="0"/>
              <w:bottom w:val="single" w:color="auto" w:sz="4" w:space="0"/>
              <w:right w:val="single" w:color="auto" w:sz="4" w:space="0"/>
            </w:tcBorders>
            <w:vAlign w:val="center"/>
          </w:tcPr>
          <w:p w14:paraId="3B22FD62">
            <w:pPr>
              <w:spacing w:line="360" w:lineRule="auto"/>
              <w:jc w:val="left"/>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0E51E646">
      <w:pPr>
        <w:spacing w:line="360" w:lineRule="auto"/>
        <w:jc w:val="center"/>
        <w:rPr>
          <w:rFonts w:hint="eastAsia" w:ascii="宋体" w:hAnsi="宋体" w:eastAsia="宋体"/>
          <w:szCs w:val="21"/>
        </w:rPr>
      </w:pPr>
    </w:p>
    <w:p w14:paraId="76FBB9E2">
      <w:pPr>
        <w:pStyle w:val="4"/>
        <w:rPr>
          <w:rFonts w:hint="eastAsia"/>
          <w:color w:val="000000" w:themeColor="text1"/>
          <w14:textFill>
            <w14:solidFill>
              <w14:schemeClr w14:val="tx1"/>
            </w14:solidFill>
          </w14:textFill>
        </w:rPr>
      </w:pPr>
      <w:bookmarkStart w:id="13" w:name="_Toc149848665"/>
      <w:r>
        <w:rPr>
          <w:rFonts w:hint="eastAsia"/>
          <w:color w:val="000000" w:themeColor="text1"/>
          <w14:textFill>
            <w14:solidFill>
              <w14:schemeClr w14:val="tx1"/>
            </w14:solidFill>
          </w14:textFill>
        </w:rPr>
        <w:t>3.2操作的识别</w:t>
      </w:r>
      <w:bookmarkEnd w:id="13"/>
    </w:p>
    <w:p w14:paraId="3217049E">
      <w:pPr>
        <w:spacing w:line="360" w:lineRule="auto"/>
        <w:jc w:val="left"/>
        <w:rPr>
          <w:rFonts w:hint="eastAsia"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3819026E">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327F186B">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0BCC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0D88E45">
            <w:pPr>
              <w:spacing w:line="360" w:lineRule="auto"/>
              <w:jc w:val="center"/>
              <w:rPr>
                <w:rFonts w:hint="eastAsia"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1ED6DF42">
            <w:pPr>
              <w:spacing w:line="360" w:lineRule="auto"/>
              <w:jc w:val="center"/>
              <w:rPr>
                <w:rFonts w:hint="eastAsia"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343FB9EC">
            <w:pPr>
              <w:spacing w:line="360" w:lineRule="auto"/>
              <w:jc w:val="center"/>
              <w:rPr>
                <w:rFonts w:hint="eastAsia" w:ascii="宋体" w:hAnsi="宋体" w:eastAsia="宋体"/>
                <w:szCs w:val="21"/>
              </w:rPr>
            </w:pPr>
            <w:r>
              <w:rPr>
                <w:rFonts w:ascii="宋体" w:hAnsi="宋体" w:eastAsia="宋体"/>
                <w:szCs w:val="21"/>
              </w:rPr>
              <w:t>返回值类型</w:t>
            </w:r>
          </w:p>
        </w:tc>
      </w:tr>
      <w:tr w14:paraId="2848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CDE3008">
            <w:pPr>
              <w:spacing w:line="360" w:lineRule="auto"/>
              <w:jc w:val="center"/>
              <w:rPr>
                <w:rFonts w:hint="eastAsia"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32E57507">
            <w:pPr>
              <w:spacing w:line="360" w:lineRule="auto"/>
              <w:jc w:val="center"/>
              <w:rPr>
                <w:rFonts w:hint="eastAsia"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27C76A62">
            <w:pPr>
              <w:spacing w:line="360" w:lineRule="auto"/>
              <w:jc w:val="center"/>
              <w:rPr>
                <w:rFonts w:hint="eastAsia" w:ascii="宋体" w:hAnsi="宋体" w:eastAsia="宋体"/>
                <w:szCs w:val="21"/>
              </w:rPr>
            </w:pPr>
            <w:r>
              <w:rPr>
                <w:rFonts w:hint="eastAsia" w:ascii="宋体" w:hAnsi="宋体" w:eastAsia="宋体"/>
                <w:szCs w:val="21"/>
              </w:rPr>
              <w:t>varchar</w:t>
            </w:r>
          </w:p>
        </w:tc>
      </w:tr>
      <w:tr w14:paraId="1779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FD69E73">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378958A0">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2B19CA78">
            <w:pPr>
              <w:spacing w:line="360" w:lineRule="auto"/>
              <w:jc w:val="center"/>
              <w:rPr>
                <w:rFonts w:hint="eastAsia" w:ascii="宋体" w:hAnsi="宋体" w:eastAsia="宋体"/>
                <w:szCs w:val="21"/>
              </w:rPr>
            </w:pPr>
            <w:r>
              <w:rPr>
                <w:rFonts w:hint="eastAsia" w:ascii="宋体" w:hAnsi="宋体" w:eastAsia="宋体"/>
                <w:szCs w:val="21"/>
              </w:rPr>
              <w:t>bool</w:t>
            </w:r>
          </w:p>
        </w:tc>
      </w:tr>
      <w:tr w14:paraId="66EB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B73C6FF">
            <w:pPr>
              <w:spacing w:line="360" w:lineRule="auto"/>
              <w:jc w:val="center"/>
              <w:rPr>
                <w:rFonts w:hint="eastAsia"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43A5EB5E">
            <w:pPr>
              <w:spacing w:line="360" w:lineRule="auto"/>
              <w:jc w:val="center"/>
              <w:rPr>
                <w:rFonts w:hint="eastAsia"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4F4360F8">
            <w:pPr>
              <w:spacing w:line="360" w:lineRule="auto"/>
              <w:jc w:val="center"/>
              <w:rPr>
                <w:rFonts w:hint="eastAsia" w:ascii="宋体" w:hAnsi="宋体" w:eastAsia="宋体"/>
                <w:szCs w:val="21"/>
              </w:rPr>
            </w:pPr>
            <w:r>
              <w:rPr>
                <w:rFonts w:hint="eastAsia" w:ascii="宋体" w:hAnsi="宋体" w:eastAsia="宋体"/>
                <w:szCs w:val="21"/>
              </w:rPr>
              <w:t>varchar</w:t>
            </w:r>
          </w:p>
        </w:tc>
      </w:tr>
      <w:tr w14:paraId="7982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4C4A048">
            <w:pPr>
              <w:spacing w:line="360" w:lineRule="auto"/>
              <w:jc w:val="center"/>
              <w:rPr>
                <w:rFonts w:hint="eastAsia"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06459F36">
            <w:pPr>
              <w:spacing w:line="360" w:lineRule="auto"/>
              <w:jc w:val="center"/>
              <w:rPr>
                <w:rFonts w:hint="eastAsia"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37F97ECF">
            <w:pPr>
              <w:spacing w:line="360" w:lineRule="auto"/>
              <w:jc w:val="center"/>
              <w:rPr>
                <w:rFonts w:hint="eastAsia" w:ascii="宋体" w:hAnsi="宋体" w:eastAsia="宋体"/>
                <w:szCs w:val="21"/>
              </w:rPr>
            </w:pPr>
            <w:r>
              <w:rPr>
                <w:rFonts w:ascii="宋体" w:hAnsi="宋体" w:eastAsia="宋体"/>
                <w:szCs w:val="21"/>
              </w:rPr>
              <w:t>bool</w:t>
            </w:r>
          </w:p>
        </w:tc>
      </w:tr>
      <w:tr w14:paraId="5CD7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2787406">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0207D8C9">
            <w:pPr>
              <w:spacing w:line="360" w:lineRule="auto"/>
              <w:jc w:val="center"/>
              <w:rPr>
                <w:rFonts w:hint="eastAsia" w:ascii="宋体" w:hAnsi="宋体" w:eastAsia="宋体"/>
                <w:szCs w:val="21"/>
              </w:rPr>
            </w:pPr>
            <w:r>
              <w:rPr>
                <w:rFonts w:ascii="宋体" w:hAnsi="宋体" w:eastAsia="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021438E4">
            <w:pPr>
              <w:spacing w:line="360" w:lineRule="auto"/>
              <w:jc w:val="center"/>
              <w:rPr>
                <w:rFonts w:hint="eastAsia" w:ascii="宋体" w:hAnsi="宋体" w:eastAsia="宋体"/>
                <w:szCs w:val="21"/>
              </w:rPr>
            </w:pPr>
            <w:r>
              <w:rPr>
                <w:rFonts w:hint="eastAsia" w:ascii="宋体" w:hAnsi="宋体" w:eastAsia="宋体"/>
                <w:szCs w:val="21"/>
              </w:rPr>
              <w:t>varchar</w:t>
            </w:r>
          </w:p>
        </w:tc>
      </w:tr>
      <w:tr w14:paraId="13E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7E0B048">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11D792BA">
            <w:pPr>
              <w:spacing w:line="360" w:lineRule="auto"/>
              <w:jc w:val="center"/>
              <w:rPr>
                <w:rFonts w:hint="eastAsia" w:ascii="宋体" w:hAnsi="宋体" w:eastAsia="宋体"/>
                <w:szCs w:val="21"/>
              </w:rPr>
            </w:pPr>
            <w:r>
              <w:rPr>
                <w:rFonts w:ascii="宋体" w:hAnsi="宋体" w:eastAsia="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16249183">
            <w:pPr>
              <w:spacing w:line="360" w:lineRule="auto"/>
              <w:jc w:val="center"/>
              <w:rPr>
                <w:rFonts w:hint="eastAsia" w:ascii="宋体" w:hAnsi="宋体" w:eastAsia="宋体"/>
                <w:szCs w:val="21"/>
              </w:rPr>
            </w:pPr>
            <w:r>
              <w:rPr>
                <w:rFonts w:ascii="宋体" w:hAnsi="宋体" w:eastAsia="宋体"/>
                <w:szCs w:val="21"/>
              </w:rPr>
              <w:t>bool</w:t>
            </w:r>
          </w:p>
        </w:tc>
      </w:tr>
      <w:tr w14:paraId="7D39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21E0422">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64916D9B">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3A26CAAC">
            <w:pPr>
              <w:spacing w:line="360" w:lineRule="auto"/>
              <w:jc w:val="center"/>
              <w:rPr>
                <w:rFonts w:hint="eastAsia" w:ascii="宋体" w:hAnsi="宋体" w:eastAsia="宋体"/>
                <w:szCs w:val="21"/>
              </w:rPr>
            </w:pPr>
            <w:r>
              <w:rPr>
                <w:rFonts w:hint="eastAsia" w:ascii="宋体" w:hAnsi="宋体" w:eastAsia="宋体"/>
                <w:szCs w:val="21"/>
              </w:rPr>
              <w:t>varchar</w:t>
            </w:r>
          </w:p>
        </w:tc>
      </w:tr>
      <w:tr w14:paraId="4BCF8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1C086A2">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41F9BD4F">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24E04BFA">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7851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53" w:author="漫星" w:date="2025-11-14T18:26:00Z"/>
        </w:trPr>
        <w:tc>
          <w:tcPr>
            <w:tcW w:w="2328" w:type="dxa"/>
            <w:tcBorders>
              <w:top w:val="single" w:color="auto" w:sz="4" w:space="0"/>
              <w:left w:val="single" w:color="auto" w:sz="4" w:space="0"/>
              <w:bottom w:val="single" w:color="auto" w:sz="4" w:space="0"/>
              <w:right w:val="single" w:color="auto" w:sz="4" w:space="0"/>
            </w:tcBorders>
          </w:tcPr>
          <w:p w14:paraId="7442DE03">
            <w:pPr>
              <w:spacing w:line="360" w:lineRule="auto"/>
              <w:jc w:val="center"/>
              <w:rPr>
                <w:del w:id="54" w:author="漫星" w:date="2025-11-14T18:26:00Z"/>
                <w:rFonts w:hint="eastAsia" w:ascii="宋体" w:hAnsi="宋体" w:eastAsia="宋体"/>
                <w:szCs w:val="21"/>
              </w:rPr>
            </w:pPr>
            <w:del w:id="55" w:author="漫星" w:date="2025-11-14T18:26:00Z">
              <w:r>
                <w:rPr>
                  <w:rFonts w:hint="eastAsia" w:ascii="宋体" w:hAnsi="宋体" w:eastAsia="宋体"/>
                  <w:szCs w:val="21"/>
                </w:rPr>
                <w:delText>返回用户邮箱</w:delText>
              </w:r>
            </w:del>
          </w:p>
        </w:tc>
        <w:tc>
          <w:tcPr>
            <w:tcW w:w="2977" w:type="dxa"/>
            <w:tcBorders>
              <w:top w:val="single" w:color="auto" w:sz="4" w:space="0"/>
              <w:left w:val="single" w:color="auto" w:sz="4" w:space="0"/>
              <w:bottom w:val="single" w:color="auto" w:sz="4" w:space="0"/>
              <w:right w:val="single" w:color="auto" w:sz="4" w:space="0"/>
            </w:tcBorders>
          </w:tcPr>
          <w:p w14:paraId="444C1698">
            <w:pPr>
              <w:spacing w:line="360" w:lineRule="auto"/>
              <w:jc w:val="center"/>
              <w:rPr>
                <w:del w:id="56" w:author="漫星" w:date="2025-11-14T18:26:00Z"/>
                <w:rFonts w:hint="eastAsia" w:ascii="宋体" w:hAnsi="宋体" w:eastAsia="宋体"/>
                <w:szCs w:val="21"/>
              </w:rPr>
            </w:pPr>
            <w:del w:id="57" w:author="漫星" w:date="2025-11-14T18:26:00Z">
              <w:r>
                <w:rPr>
                  <w:rFonts w:hint="eastAsia" w:ascii="宋体" w:hAnsi="宋体" w:eastAsia="宋体"/>
                  <w:szCs w:val="21"/>
                </w:rPr>
                <w:delText>getUser</w:delText>
              </w:r>
            </w:del>
            <w:del w:id="58" w:author="漫星" w:date="2025-11-14T18:26:00Z">
              <w:r>
                <w:rPr>
                  <w:rFonts w:ascii="宋体" w:hAnsi="宋体" w:eastAsia="宋体"/>
                  <w:szCs w:val="21"/>
                </w:rPr>
                <w:delText>M</w:delText>
              </w:r>
            </w:del>
            <w:del w:id="59" w:author="漫星" w:date="2025-11-14T18:26:00Z">
              <w:r>
                <w:rPr>
                  <w:rFonts w:hint="eastAsia" w:ascii="宋体" w:hAnsi="宋体" w:eastAsia="宋体"/>
                  <w:szCs w:val="21"/>
                </w:rPr>
                <w:delText>ailbox</w:delText>
              </w:r>
            </w:del>
            <w:del w:id="60" w:author="漫星" w:date="2025-11-14T18:26:00Z">
              <w:r>
                <w:rPr>
                  <w:rFonts w:ascii="宋体" w:hAnsi="宋体" w:eastAsia="宋体"/>
                  <w:szCs w:val="21"/>
                </w:rPr>
                <w:delText>()</w:delText>
              </w:r>
            </w:del>
          </w:p>
        </w:tc>
        <w:tc>
          <w:tcPr>
            <w:tcW w:w="1702" w:type="dxa"/>
            <w:tcBorders>
              <w:top w:val="single" w:color="auto" w:sz="4" w:space="0"/>
              <w:left w:val="single" w:color="auto" w:sz="4" w:space="0"/>
              <w:bottom w:val="single" w:color="auto" w:sz="4" w:space="0"/>
              <w:right w:val="single" w:color="auto" w:sz="4" w:space="0"/>
            </w:tcBorders>
          </w:tcPr>
          <w:p w14:paraId="360BA8A6">
            <w:pPr>
              <w:spacing w:line="360" w:lineRule="auto"/>
              <w:jc w:val="center"/>
              <w:rPr>
                <w:del w:id="61" w:author="漫星" w:date="2025-11-14T18:26:00Z"/>
                <w:rFonts w:hint="eastAsia" w:ascii="宋体" w:hAnsi="宋体" w:eastAsia="宋体"/>
                <w:szCs w:val="21"/>
              </w:rPr>
            </w:pPr>
            <w:del w:id="62" w:author="漫星" w:date="2025-11-14T18:26:00Z">
              <w:r>
                <w:rPr>
                  <w:rFonts w:hint="eastAsia" w:ascii="宋体" w:hAnsi="宋体" w:eastAsia="宋体"/>
                  <w:szCs w:val="21"/>
                </w:rPr>
                <w:delText>varchar</w:delText>
              </w:r>
            </w:del>
          </w:p>
        </w:tc>
      </w:tr>
      <w:tr w14:paraId="7B89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63" w:author="漫星" w:date="2025-11-14T18:26:00Z"/>
        </w:trPr>
        <w:tc>
          <w:tcPr>
            <w:tcW w:w="2328" w:type="dxa"/>
            <w:tcBorders>
              <w:top w:val="single" w:color="auto" w:sz="4" w:space="0"/>
              <w:left w:val="single" w:color="auto" w:sz="4" w:space="0"/>
              <w:bottom w:val="single" w:color="auto" w:sz="4" w:space="0"/>
              <w:right w:val="single" w:color="auto" w:sz="4" w:space="0"/>
            </w:tcBorders>
          </w:tcPr>
          <w:p w14:paraId="73C874A7">
            <w:pPr>
              <w:spacing w:line="360" w:lineRule="auto"/>
              <w:jc w:val="center"/>
              <w:rPr>
                <w:del w:id="64" w:author="漫星" w:date="2025-11-14T18:26:00Z"/>
                <w:rFonts w:hint="eastAsia" w:ascii="宋体" w:hAnsi="宋体" w:eastAsia="宋体"/>
                <w:szCs w:val="21"/>
              </w:rPr>
            </w:pPr>
            <w:del w:id="65" w:author="漫星" w:date="2025-11-14T18:26:00Z">
              <w:r>
                <w:rPr>
                  <w:rFonts w:hint="eastAsia" w:ascii="宋体" w:hAnsi="宋体" w:eastAsia="宋体"/>
                  <w:szCs w:val="21"/>
                </w:rPr>
                <w:delText>设置用户邮箱</w:delText>
              </w:r>
            </w:del>
          </w:p>
        </w:tc>
        <w:tc>
          <w:tcPr>
            <w:tcW w:w="2977" w:type="dxa"/>
            <w:tcBorders>
              <w:top w:val="single" w:color="auto" w:sz="4" w:space="0"/>
              <w:left w:val="single" w:color="auto" w:sz="4" w:space="0"/>
              <w:bottom w:val="single" w:color="auto" w:sz="4" w:space="0"/>
              <w:right w:val="single" w:color="auto" w:sz="4" w:space="0"/>
            </w:tcBorders>
          </w:tcPr>
          <w:p w14:paraId="6C3028EB">
            <w:pPr>
              <w:spacing w:line="360" w:lineRule="auto"/>
              <w:jc w:val="center"/>
              <w:rPr>
                <w:del w:id="66" w:author="漫星" w:date="2025-11-14T18:26:00Z"/>
                <w:rFonts w:hint="eastAsia" w:ascii="宋体" w:hAnsi="宋体" w:eastAsia="宋体"/>
                <w:szCs w:val="21"/>
              </w:rPr>
            </w:pPr>
            <w:del w:id="67" w:author="漫星" w:date="2025-11-14T18:26:00Z">
              <w:r>
                <w:rPr>
                  <w:rFonts w:hint="eastAsia" w:ascii="宋体" w:hAnsi="宋体" w:eastAsia="宋体"/>
                  <w:szCs w:val="21"/>
                </w:rPr>
                <w:delText>setUser</w:delText>
              </w:r>
            </w:del>
            <w:del w:id="68" w:author="漫星" w:date="2025-11-14T18:26:00Z">
              <w:r>
                <w:rPr>
                  <w:rFonts w:ascii="宋体" w:hAnsi="宋体" w:eastAsia="宋体"/>
                  <w:szCs w:val="21"/>
                </w:rPr>
                <w:delText>M</w:delText>
              </w:r>
            </w:del>
            <w:del w:id="69" w:author="漫星" w:date="2025-11-14T18:26:00Z">
              <w:r>
                <w:rPr>
                  <w:rFonts w:hint="eastAsia" w:ascii="宋体" w:hAnsi="宋体" w:eastAsia="宋体"/>
                  <w:szCs w:val="21"/>
                </w:rPr>
                <w:delText>ailbox()</w:delText>
              </w:r>
            </w:del>
          </w:p>
        </w:tc>
        <w:tc>
          <w:tcPr>
            <w:tcW w:w="1702" w:type="dxa"/>
            <w:tcBorders>
              <w:top w:val="single" w:color="auto" w:sz="4" w:space="0"/>
              <w:left w:val="single" w:color="auto" w:sz="4" w:space="0"/>
              <w:bottom w:val="single" w:color="auto" w:sz="4" w:space="0"/>
              <w:right w:val="single" w:color="auto" w:sz="4" w:space="0"/>
            </w:tcBorders>
          </w:tcPr>
          <w:p w14:paraId="0E9EC220">
            <w:pPr>
              <w:spacing w:line="360" w:lineRule="auto"/>
              <w:jc w:val="center"/>
              <w:rPr>
                <w:del w:id="70" w:author="漫星" w:date="2025-11-14T18:26:00Z"/>
                <w:rFonts w:hint="eastAsia" w:ascii="宋体" w:hAnsi="宋体" w:eastAsia="宋体"/>
                <w:szCs w:val="21"/>
              </w:rPr>
            </w:pPr>
            <w:del w:id="71" w:author="漫星" w:date="2025-11-14T18:26:00Z">
              <w:r>
                <w:rPr>
                  <w:rFonts w:hint="eastAsia" w:ascii="宋体" w:hAnsi="宋体" w:eastAsia="宋体"/>
                  <w:szCs w:val="21"/>
                </w:rPr>
                <w:delText>bool</w:delText>
              </w:r>
            </w:del>
          </w:p>
        </w:tc>
      </w:tr>
      <w:tr w14:paraId="2825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6F26E71">
            <w:pPr>
              <w:spacing w:line="360" w:lineRule="auto"/>
              <w:jc w:val="center"/>
              <w:rPr>
                <w:rFonts w:hint="eastAsia"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4D83E241">
            <w:pPr>
              <w:spacing w:line="360" w:lineRule="auto"/>
              <w:jc w:val="center"/>
              <w:rPr>
                <w:rFonts w:hint="eastAsia" w:ascii="宋体" w:hAnsi="宋体" w:eastAsia="宋体"/>
                <w:szCs w:val="21"/>
              </w:rPr>
            </w:pPr>
            <w:r>
              <w:rPr>
                <w:rFonts w:ascii="宋体" w:hAnsi="宋体" w:eastAsia="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578BC588">
            <w:pPr>
              <w:spacing w:line="360" w:lineRule="auto"/>
              <w:jc w:val="center"/>
              <w:rPr>
                <w:rFonts w:hint="eastAsia" w:ascii="宋体" w:hAnsi="宋体" w:eastAsia="宋体"/>
                <w:szCs w:val="21"/>
              </w:rPr>
            </w:pPr>
            <w:r>
              <w:rPr>
                <w:rFonts w:hint="eastAsia" w:ascii="宋体" w:hAnsi="宋体" w:eastAsia="宋体"/>
                <w:szCs w:val="21"/>
              </w:rPr>
              <w:t>varchar</w:t>
            </w:r>
          </w:p>
        </w:tc>
      </w:tr>
      <w:tr w14:paraId="5BE6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FC85FA6">
            <w:pPr>
              <w:spacing w:line="360" w:lineRule="auto"/>
              <w:jc w:val="center"/>
              <w:rPr>
                <w:rFonts w:hint="eastAsia"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550A4935">
            <w:pPr>
              <w:spacing w:line="360" w:lineRule="auto"/>
              <w:jc w:val="center"/>
              <w:rPr>
                <w:rFonts w:hint="eastAsia" w:ascii="宋体" w:hAnsi="宋体" w:eastAsia="宋体"/>
                <w:szCs w:val="21"/>
              </w:rPr>
            </w:pPr>
            <w:r>
              <w:rPr>
                <w:rFonts w:ascii="宋体" w:hAnsi="宋体" w:eastAsia="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06A7514C">
            <w:pPr>
              <w:spacing w:line="360" w:lineRule="auto"/>
              <w:jc w:val="center"/>
              <w:rPr>
                <w:rFonts w:hint="eastAsia" w:ascii="宋体" w:hAnsi="宋体" w:eastAsia="宋体"/>
                <w:szCs w:val="21"/>
              </w:rPr>
            </w:pPr>
            <w:r>
              <w:rPr>
                <w:rFonts w:ascii="宋体" w:hAnsi="宋体" w:eastAsia="宋体"/>
                <w:szCs w:val="21"/>
              </w:rPr>
              <w:t>bool</w:t>
            </w:r>
          </w:p>
        </w:tc>
      </w:tr>
    </w:tbl>
    <w:p w14:paraId="33A2C5F8">
      <w:pPr>
        <w:spacing w:line="360" w:lineRule="auto"/>
        <w:jc w:val="center"/>
        <w:rPr>
          <w:rFonts w:hint="eastAsia" w:ascii="宋体" w:hAnsi="宋体" w:eastAsia="宋体"/>
          <w:szCs w:val="21"/>
        </w:rPr>
      </w:pPr>
    </w:p>
    <w:p w14:paraId="06918F51">
      <w:pPr>
        <w:spacing w:line="360" w:lineRule="auto"/>
        <w:jc w:val="left"/>
        <w:rPr>
          <w:rFonts w:hint="eastAsia" w:ascii="宋体" w:hAnsi="宋体" w:eastAsia="宋体"/>
          <w:b/>
          <w:bCs/>
          <w:szCs w:val="21"/>
        </w:rPr>
      </w:pPr>
      <w:r>
        <w:rPr>
          <w:rFonts w:hint="eastAsia" w:ascii="宋体" w:hAnsi="宋体" w:eastAsia="宋体"/>
          <w:b/>
          <w:bCs/>
          <w:szCs w:val="21"/>
        </w:rPr>
        <w:t>类名：Administrator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1933D033">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73C6E9B9">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rPr>
        <w:t>Administrator</w:t>
      </w:r>
      <w:r>
        <w:rPr>
          <w:rFonts w:ascii="宋体" w:hAnsi="宋体" w:eastAsia="宋体"/>
          <w:szCs w:val="21"/>
        </w:rPr>
        <w:t>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4C69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1015D10">
            <w:pPr>
              <w:spacing w:line="360" w:lineRule="auto"/>
              <w:jc w:val="center"/>
              <w:rPr>
                <w:rFonts w:hint="eastAsia" w:ascii="宋体" w:hAnsi="宋体" w:eastAsia="宋体"/>
                <w:szCs w:val="21"/>
              </w:rPr>
            </w:pPr>
            <w:r>
              <w:rPr>
                <w:rFonts w:ascii="宋体" w:hAnsi="宋体" w:eastAsia="宋体"/>
                <w:szCs w:val="21"/>
              </w:rPr>
              <w:t>中文名</w:t>
            </w:r>
          </w:p>
        </w:tc>
        <w:tc>
          <w:tcPr>
            <w:tcW w:w="2410" w:type="dxa"/>
          </w:tcPr>
          <w:p w14:paraId="1C5BF639">
            <w:pPr>
              <w:spacing w:line="360" w:lineRule="auto"/>
              <w:jc w:val="center"/>
              <w:rPr>
                <w:rFonts w:hint="eastAsia" w:ascii="宋体" w:hAnsi="宋体" w:eastAsia="宋体"/>
                <w:szCs w:val="21"/>
              </w:rPr>
            </w:pPr>
            <w:r>
              <w:rPr>
                <w:rFonts w:ascii="宋体" w:hAnsi="宋体" w:eastAsia="宋体"/>
                <w:szCs w:val="21"/>
              </w:rPr>
              <w:t>文名</w:t>
            </w:r>
          </w:p>
        </w:tc>
        <w:tc>
          <w:tcPr>
            <w:tcW w:w="1846" w:type="dxa"/>
          </w:tcPr>
          <w:p w14:paraId="0F01A028">
            <w:pPr>
              <w:spacing w:line="360" w:lineRule="auto"/>
              <w:jc w:val="center"/>
              <w:rPr>
                <w:rFonts w:hint="eastAsia" w:ascii="宋体" w:hAnsi="宋体" w:eastAsia="宋体"/>
                <w:szCs w:val="21"/>
              </w:rPr>
            </w:pPr>
            <w:r>
              <w:rPr>
                <w:rFonts w:ascii="宋体" w:hAnsi="宋体" w:eastAsia="宋体"/>
                <w:szCs w:val="21"/>
              </w:rPr>
              <w:t>数据类型</w:t>
            </w:r>
          </w:p>
        </w:tc>
      </w:tr>
      <w:tr w14:paraId="04A9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50BCCFC">
            <w:pPr>
              <w:spacing w:line="360" w:lineRule="auto"/>
              <w:jc w:val="center"/>
              <w:rPr>
                <w:rFonts w:hint="eastAsia" w:ascii="宋体" w:hAnsi="宋体" w:eastAsia="宋体"/>
                <w:szCs w:val="21"/>
              </w:rPr>
            </w:pPr>
            <w:r>
              <w:rPr>
                <w:rFonts w:ascii="宋体" w:hAnsi="宋体" w:eastAsia="宋体"/>
                <w:szCs w:val="21"/>
              </w:rPr>
              <w:t>添加用户</w:t>
            </w:r>
          </w:p>
        </w:tc>
        <w:tc>
          <w:tcPr>
            <w:tcW w:w="2410" w:type="dxa"/>
          </w:tcPr>
          <w:p w14:paraId="00C39B45">
            <w:pPr>
              <w:spacing w:line="360" w:lineRule="auto"/>
              <w:jc w:val="center"/>
              <w:rPr>
                <w:rFonts w:hint="eastAsia" w:ascii="宋体" w:hAnsi="宋体" w:eastAsia="宋体"/>
                <w:szCs w:val="21"/>
              </w:rPr>
            </w:pPr>
            <w:r>
              <w:rPr>
                <w:rFonts w:ascii="宋体" w:hAnsi="宋体" w:eastAsia="宋体"/>
                <w:szCs w:val="21"/>
              </w:rPr>
              <w:t>addUser()</w:t>
            </w:r>
          </w:p>
        </w:tc>
        <w:tc>
          <w:tcPr>
            <w:tcW w:w="1846" w:type="dxa"/>
          </w:tcPr>
          <w:p w14:paraId="6B2850A0">
            <w:pPr>
              <w:spacing w:line="360" w:lineRule="auto"/>
              <w:jc w:val="center"/>
              <w:rPr>
                <w:rFonts w:hint="eastAsia" w:ascii="宋体" w:hAnsi="宋体" w:eastAsia="宋体"/>
                <w:szCs w:val="21"/>
              </w:rPr>
            </w:pPr>
            <w:r>
              <w:rPr>
                <w:rFonts w:ascii="宋体" w:hAnsi="宋体" w:eastAsia="宋体"/>
                <w:szCs w:val="21"/>
              </w:rPr>
              <w:t>bool</w:t>
            </w:r>
          </w:p>
        </w:tc>
      </w:tr>
      <w:tr w14:paraId="329E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5984CA4">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410" w:type="dxa"/>
          </w:tcPr>
          <w:p w14:paraId="3EC0D724">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846" w:type="dxa"/>
          </w:tcPr>
          <w:p w14:paraId="070A5653">
            <w:pPr>
              <w:spacing w:line="360" w:lineRule="auto"/>
              <w:jc w:val="center"/>
              <w:rPr>
                <w:rFonts w:hint="eastAsia" w:ascii="宋体" w:hAnsi="宋体" w:eastAsia="宋体"/>
                <w:szCs w:val="21"/>
              </w:rPr>
            </w:pPr>
            <w:r>
              <w:rPr>
                <w:rFonts w:hint="eastAsia" w:ascii="宋体" w:hAnsi="宋体" w:eastAsia="宋体"/>
                <w:szCs w:val="21"/>
              </w:rPr>
              <w:t>bool</w:t>
            </w:r>
          </w:p>
        </w:tc>
      </w:tr>
      <w:tr w14:paraId="3187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178CAA3">
            <w:pPr>
              <w:spacing w:line="360" w:lineRule="auto"/>
              <w:jc w:val="center"/>
              <w:rPr>
                <w:rFonts w:hint="eastAsia" w:ascii="宋体" w:hAnsi="宋体" w:eastAsia="宋体"/>
                <w:szCs w:val="21"/>
              </w:rPr>
            </w:pPr>
            <w:r>
              <w:rPr>
                <w:rFonts w:ascii="宋体" w:hAnsi="宋体" w:eastAsia="宋体"/>
                <w:szCs w:val="21"/>
              </w:rPr>
              <w:t>返回用户ID</w:t>
            </w:r>
          </w:p>
        </w:tc>
        <w:tc>
          <w:tcPr>
            <w:tcW w:w="2410" w:type="dxa"/>
          </w:tcPr>
          <w:p w14:paraId="12028B76">
            <w:pPr>
              <w:spacing w:line="360" w:lineRule="auto"/>
              <w:jc w:val="center"/>
              <w:rPr>
                <w:rFonts w:hint="eastAsia" w:ascii="宋体" w:hAnsi="宋体" w:eastAsia="宋体"/>
                <w:szCs w:val="21"/>
              </w:rPr>
            </w:pPr>
            <w:r>
              <w:rPr>
                <w:rFonts w:ascii="宋体" w:hAnsi="宋体" w:eastAsia="宋体"/>
                <w:szCs w:val="21"/>
              </w:rPr>
              <w:t>getUserID()</w:t>
            </w:r>
          </w:p>
        </w:tc>
        <w:tc>
          <w:tcPr>
            <w:tcW w:w="1846" w:type="dxa"/>
          </w:tcPr>
          <w:p w14:paraId="06ACE2D9">
            <w:pPr>
              <w:spacing w:line="360" w:lineRule="auto"/>
              <w:jc w:val="center"/>
              <w:rPr>
                <w:rFonts w:hint="eastAsia" w:ascii="宋体" w:hAnsi="宋体" w:eastAsia="宋体"/>
                <w:szCs w:val="21"/>
              </w:rPr>
            </w:pPr>
            <w:r>
              <w:rPr>
                <w:rFonts w:hint="eastAsia" w:ascii="宋体" w:hAnsi="宋体" w:eastAsia="宋体"/>
                <w:szCs w:val="21"/>
              </w:rPr>
              <w:t>varchar</w:t>
            </w:r>
          </w:p>
        </w:tc>
      </w:tr>
      <w:tr w14:paraId="2423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DD0F4EE">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410" w:type="dxa"/>
          </w:tcPr>
          <w:p w14:paraId="44512497">
            <w:pPr>
              <w:spacing w:line="360" w:lineRule="auto"/>
              <w:jc w:val="center"/>
              <w:rPr>
                <w:rFonts w:hint="eastAsia" w:ascii="宋体" w:hAnsi="宋体" w:eastAsia="宋体"/>
                <w:szCs w:val="21"/>
              </w:rPr>
            </w:pPr>
            <w:r>
              <w:rPr>
                <w:rFonts w:ascii="宋体" w:hAnsi="宋体" w:eastAsia="宋体"/>
                <w:szCs w:val="21"/>
              </w:rPr>
              <w:t>getUserName()</w:t>
            </w:r>
          </w:p>
        </w:tc>
        <w:tc>
          <w:tcPr>
            <w:tcW w:w="1846" w:type="dxa"/>
          </w:tcPr>
          <w:p w14:paraId="77F59A0B">
            <w:pPr>
              <w:spacing w:line="360" w:lineRule="auto"/>
              <w:jc w:val="center"/>
              <w:rPr>
                <w:rFonts w:hint="eastAsia" w:ascii="宋体" w:hAnsi="宋体" w:eastAsia="宋体"/>
                <w:szCs w:val="21"/>
              </w:rPr>
            </w:pPr>
            <w:r>
              <w:rPr>
                <w:rFonts w:hint="eastAsia" w:ascii="宋体" w:hAnsi="宋体" w:eastAsia="宋体"/>
                <w:szCs w:val="21"/>
              </w:rPr>
              <w:t>varchar</w:t>
            </w:r>
          </w:p>
        </w:tc>
      </w:tr>
      <w:tr w14:paraId="4B4C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3761B02">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410" w:type="dxa"/>
          </w:tcPr>
          <w:p w14:paraId="64F6C0BD">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846" w:type="dxa"/>
          </w:tcPr>
          <w:p w14:paraId="694D0885">
            <w:pPr>
              <w:spacing w:line="360" w:lineRule="auto"/>
              <w:jc w:val="center"/>
              <w:rPr>
                <w:rFonts w:hint="eastAsia" w:ascii="宋体" w:hAnsi="宋体" w:eastAsia="宋体"/>
                <w:szCs w:val="21"/>
              </w:rPr>
            </w:pPr>
            <w:r>
              <w:rPr>
                <w:rFonts w:hint="eastAsia" w:ascii="宋体" w:hAnsi="宋体" w:eastAsia="宋体"/>
                <w:szCs w:val="21"/>
              </w:rPr>
              <w:t>varchar</w:t>
            </w:r>
          </w:p>
        </w:tc>
      </w:tr>
      <w:tr w14:paraId="5BA6A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2" w:author="漫星" w:date="2025-11-14T18:28:00Z"/>
        </w:trPr>
        <w:tc>
          <w:tcPr>
            <w:tcW w:w="2188" w:type="dxa"/>
          </w:tcPr>
          <w:p w14:paraId="5C33707B">
            <w:pPr>
              <w:spacing w:line="360" w:lineRule="auto"/>
              <w:jc w:val="center"/>
              <w:rPr>
                <w:del w:id="73" w:author="漫星" w:date="2025-11-14T18:28:00Z"/>
                <w:rFonts w:hint="eastAsia" w:ascii="宋体" w:hAnsi="宋体" w:eastAsia="宋体"/>
                <w:szCs w:val="21"/>
              </w:rPr>
            </w:pPr>
            <w:del w:id="74" w:author="漫星" w:date="2025-11-14T18:28:00Z">
              <w:r>
                <w:rPr>
                  <w:rFonts w:hint="eastAsia" w:ascii="宋体" w:hAnsi="宋体" w:eastAsia="宋体"/>
                  <w:szCs w:val="21"/>
                </w:rPr>
                <w:delText>返回用户邮箱</w:delText>
              </w:r>
            </w:del>
          </w:p>
        </w:tc>
        <w:tc>
          <w:tcPr>
            <w:tcW w:w="2410" w:type="dxa"/>
          </w:tcPr>
          <w:p w14:paraId="3C6F05EF">
            <w:pPr>
              <w:spacing w:line="360" w:lineRule="auto"/>
              <w:jc w:val="center"/>
              <w:rPr>
                <w:del w:id="75" w:author="漫星" w:date="2025-11-14T18:28:00Z"/>
                <w:rFonts w:hint="eastAsia" w:ascii="宋体" w:hAnsi="宋体" w:eastAsia="宋体"/>
                <w:szCs w:val="21"/>
              </w:rPr>
            </w:pPr>
            <w:del w:id="76" w:author="漫星" w:date="2025-11-14T18:28:00Z">
              <w:r>
                <w:rPr>
                  <w:rFonts w:hint="eastAsia" w:ascii="宋体" w:hAnsi="宋体" w:eastAsia="宋体"/>
                  <w:szCs w:val="21"/>
                </w:rPr>
                <w:delText>getUser</w:delText>
              </w:r>
            </w:del>
            <w:del w:id="77" w:author="漫星" w:date="2025-11-14T18:28:00Z">
              <w:r>
                <w:rPr>
                  <w:rFonts w:ascii="宋体" w:hAnsi="宋体" w:eastAsia="宋体"/>
                  <w:szCs w:val="21"/>
                </w:rPr>
                <w:delText>M</w:delText>
              </w:r>
            </w:del>
            <w:del w:id="78" w:author="漫星" w:date="2025-11-14T18:28:00Z">
              <w:r>
                <w:rPr>
                  <w:rFonts w:hint="eastAsia" w:ascii="宋体" w:hAnsi="宋体" w:eastAsia="宋体"/>
                  <w:szCs w:val="21"/>
                </w:rPr>
                <w:delText>ailbox</w:delText>
              </w:r>
            </w:del>
            <w:del w:id="79" w:author="漫星" w:date="2025-11-14T18:28:00Z">
              <w:r>
                <w:rPr>
                  <w:rFonts w:ascii="宋体" w:hAnsi="宋体" w:eastAsia="宋体"/>
                  <w:szCs w:val="21"/>
                </w:rPr>
                <w:delText>()</w:delText>
              </w:r>
            </w:del>
          </w:p>
        </w:tc>
        <w:tc>
          <w:tcPr>
            <w:tcW w:w="1846" w:type="dxa"/>
          </w:tcPr>
          <w:p w14:paraId="0A438735">
            <w:pPr>
              <w:spacing w:line="360" w:lineRule="auto"/>
              <w:jc w:val="center"/>
              <w:rPr>
                <w:del w:id="80" w:author="漫星" w:date="2025-11-14T18:28:00Z"/>
                <w:rFonts w:hint="eastAsia" w:ascii="宋体" w:hAnsi="宋体" w:eastAsia="宋体"/>
                <w:szCs w:val="21"/>
              </w:rPr>
            </w:pPr>
            <w:del w:id="81" w:author="漫星" w:date="2025-11-14T18:28:00Z">
              <w:r>
                <w:rPr>
                  <w:rFonts w:hint="eastAsia" w:ascii="宋体" w:hAnsi="宋体" w:eastAsia="宋体"/>
                  <w:szCs w:val="21"/>
                </w:rPr>
                <w:delText>varchar</w:delText>
              </w:r>
            </w:del>
          </w:p>
        </w:tc>
      </w:tr>
      <w:tr w14:paraId="31B6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34EDA84">
            <w:pPr>
              <w:spacing w:line="360" w:lineRule="auto"/>
              <w:jc w:val="center"/>
              <w:rPr>
                <w:rFonts w:hint="eastAsia" w:ascii="宋体" w:hAnsi="宋体" w:eastAsia="宋体"/>
                <w:szCs w:val="21"/>
              </w:rPr>
            </w:pPr>
            <w:r>
              <w:rPr>
                <w:rFonts w:ascii="宋体" w:hAnsi="宋体" w:eastAsia="宋体"/>
                <w:szCs w:val="21"/>
              </w:rPr>
              <w:t>返回用户密码</w:t>
            </w:r>
          </w:p>
        </w:tc>
        <w:tc>
          <w:tcPr>
            <w:tcW w:w="2410" w:type="dxa"/>
          </w:tcPr>
          <w:p w14:paraId="2321B526">
            <w:pPr>
              <w:spacing w:line="360" w:lineRule="auto"/>
              <w:jc w:val="center"/>
              <w:rPr>
                <w:rFonts w:hint="eastAsia" w:ascii="宋体" w:hAnsi="宋体" w:eastAsia="宋体"/>
                <w:szCs w:val="21"/>
              </w:rPr>
            </w:pPr>
            <w:r>
              <w:rPr>
                <w:rFonts w:ascii="宋体" w:hAnsi="宋体" w:eastAsia="宋体"/>
                <w:szCs w:val="21"/>
              </w:rPr>
              <w:t>getUserPassword()</w:t>
            </w:r>
          </w:p>
        </w:tc>
        <w:tc>
          <w:tcPr>
            <w:tcW w:w="1846" w:type="dxa"/>
          </w:tcPr>
          <w:p w14:paraId="5F2F3950">
            <w:pPr>
              <w:spacing w:line="360" w:lineRule="auto"/>
              <w:jc w:val="center"/>
              <w:rPr>
                <w:rFonts w:hint="eastAsia" w:ascii="宋体" w:hAnsi="宋体" w:eastAsia="宋体"/>
                <w:szCs w:val="21"/>
              </w:rPr>
            </w:pPr>
            <w:r>
              <w:rPr>
                <w:rFonts w:hint="eastAsia" w:ascii="宋体" w:hAnsi="宋体" w:eastAsia="宋体"/>
                <w:szCs w:val="21"/>
              </w:rPr>
              <w:t>varchar</w:t>
            </w:r>
          </w:p>
        </w:tc>
      </w:tr>
      <w:tr w14:paraId="3E85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2B1D3A2">
            <w:pPr>
              <w:spacing w:line="360" w:lineRule="auto"/>
              <w:jc w:val="center"/>
              <w:rPr>
                <w:rFonts w:hint="eastAsia" w:ascii="宋体" w:hAnsi="宋体" w:eastAsia="宋体"/>
                <w:szCs w:val="21"/>
              </w:rPr>
            </w:pPr>
            <w:r>
              <w:rPr>
                <w:rFonts w:hint="eastAsia" w:ascii="宋体" w:hAnsi="宋体" w:eastAsia="宋体"/>
                <w:szCs w:val="21"/>
              </w:rPr>
              <w:t>查询用户</w:t>
            </w:r>
          </w:p>
        </w:tc>
        <w:tc>
          <w:tcPr>
            <w:tcW w:w="2410" w:type="dxa"/>
          </w:tcPr>
          <w:p w14:paraId="3B10CE82">
            <w:pPr>
              <w:spacing w:line="360" w:lineRule="auto"/>
              <w:jc w:val="center"/>
              <w:rPr>
                <w:rFonts w:hint="eastAsia" w:ascii="宋体" w:hAnsi="宋体" w:eastAsia="宋体"/>
                <w:szCs w:val="21"/>
              </w:rPr>
            </w:pPr>
            <w:r>
              <w:rPr>
                <w:rFonts w:ascii="宋体" w:hAnsi="宋体" w:eastAsia="宋体"/>
                <w:szCs w:val="21"/>
              </w:rPr>
              <w:t>searchUser()</w:t>
            </w:r>
          </w:p>
        </w:tc>
        <w:tc>
          <w:tcPr>
            <w:tcW w:w="1846" w:type="dxa"/>
          </w:tcPr>
          <w:p w14:paraId="0ECF3735">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bl>
    <w:p w14:paraId="2886EC83">
      <w:pPr>
        <w:spacing w:line="360" w:lineRule="auto"/>
        <w:jc w:val="center"/>
        <w:rPr>
          <w:rFonts w:hint="eastAsia" w:ascii="宋体" w:hAnsi="宋体" w:eastAsia="宋体"/>
          <w:szCs w:val="21"/>
        </w:rPr>
      </w:pPr>
    </w:p>
    <w:p w14:paraId="5B2C1BC7">
      <w:pPr>
        <w:spacing w:line="360" w:lineRule="auto"/>
        <w:jc w:val="left"/>
        <w:rPr>
          <w:rFonts w:hint="eastAsia" w:ascii="宋体" w:hAnsi="宋体" w:eastAsia="宋体"/>
          <w:b/>
          <w:bCs/>
          <w:color w:val="C81D31" w:themeColor="accent6" w:themeShade="BF"/>
          <w:szCs w:val="21"/>
        </w:rPr>
      </w:pPr>
      <w:r>
        <w:rPr>
          <w:rFonts w:hint="eastAsia" w:ascii="宋体" w:hAnsi="宋体" w:eastAsia="宋体"/>
          <w:b/>
          <w:bCs/>
          <w:color w:val="C81D31" w:themeColor="accent6" w:themeShade="BF"/>
          <w:szCs w:val="21"/>
        </w:rPr>
        <w:t>类名：Ordinary</w:t>
      </w:r>
      <w:r>
        <w:rPr>
          <w:rFonts w:ascii="宋体" w:hAnsi="宋体" w:eastAsia="宋体"/>
          <w:b/>
          <w:bCs/>
          <w:color w:val="C81D31" w:themeColor="accent6" w:themeShade="BF"/>
          <w:szCs w:val="21"/>
        </w:rPr>
        <w:t>User（</w:t>
      </w:r>
      <w:r>
        <w:rPr>
          <w:rFonts w:hint="eastAsia" w:ascii="宋体" w:hAnsi="宋体" w:eastAsia="宋体"/>
          <w:b/>
          <w:bCs/>
          <w:color w:val="C81D31" w:themeColor="accent6" w:themeShade="BF"/>
          <w:szCs w:val="21"/>
        </w:rPr>
        <w:t>普通</w:t>
      </w:r>
      <w:r>
        <w:rPr>
          <w:rFonts w:ascii="宋体" w:hAnsi="宋体" w:eastAsia="宋体"/>
          <w:b/>
          <w:bCs/>
          <w:color w:val="C81D31" w:themeColor="accent6" w:themeShade="BF"/>
          <w:szCs w:val="21"/>
        </w:rPr>
        <w:t>用户类）</w:t>
      </w:r>
    </w:p>
    <w:p w14:paraId="4632985B">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1E0BA697">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Ordinary</w:t>
      </w:r>
      <w:r>
        <w:rPr>
          <w:rFonts w:ascii="宋体" w:hAnsi="宋体" w:eastAsia="宋体"/>
          <w:szCs w:val="21"/>
        </w:rPr>
        <w:t>User类操作表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1032"/>
      </w:tblGrid>
      <w:tr w14:paraId="0B6A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002A5EE">
            <w:pPr>
              <w:spacing w:line="360" w:lineRule="auto"/>
              <w:jc w:val="center"/>
              <w:rPr>
                <w:rFonts w:hint="eastAsia" w:ascii="宋体" w:hAnsi="宋体" w:eastAsia="宋体"/>
                <w:szCs w:val="21"/>
              </w:rPr>
            </w:pPr>
            <w:r>
              <w:rPr>
                <w:rFonts w:ascii="宋体" w:hAnsi="宋体" w:eastAsia="宋体"/>
                <w:szCs w:val="21"/>
              </w:rPr>
              <w:t>中文名</w:t>
            </w:r>
          </w:p>
        </w:tc>
        <w:tc>
          <w:tcPr>
            <w:tcW w:w="3000" w:type="dxa"/>
          </w:tcPr>
          <w:p w14:paraId="40A46258">
            <w:pPr>
              <w:spacing w:line="360" w:lineRule="auto"/>
              <w:jc w:val="center"/>
              <w:rPr>
                <w:rFonts w:hint="eastAsia" w:ascii="宋体" w:hAnsi="宋体" w:eastAsia="宋体"/>
                <w:szCs w:val="21"/>
              </w:rPr>
            </w:pPr>
            <w:r>
              <w:rPr>
                <w:rFonts w:ascii="宋体" w:hAnsi="宋体" w:eastAsia="宋体"/>
                <w:szCs w:val="21"/>
              </w:rPr>
              <w:t>文名</w:t>
            </w:r>
          </w:p>
        </w:tc>
        <w:tc>
          <w:tcPr>
            <w:tcW w:w="1032" w:type="dxa"/>
          </w:tcPr>
          <w:p w14:paraId="7D5D9D5C">
            <w:pPr>
              <w:spacing w:line="360" w:lineRule="auto"/>
              <w:jc w:val="center"/>
              <w:rPr>
                <w:rFonts w:hint="eastAsia" w:ascii="宋体" w:hAnsi="宋体" w:eastAsia="宋体"/>
                <w:szCs w:val="21"/>
              </w:rPr>
            </w:pPr>
            <w:r>
              <w:rPr>
                <w:rFonts w:ascii="宋体" w:hAnsi="宋体" w:eastAsia="宋体"/>
                <w:szCs w:val="21"/>
              </w:rPr>
              <w:t>数据类型</w:t>
            </w:r>
          </w:p>
        </w:tc>
      </w:tr>
      <w:tr w14:paraId="44B0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D136ACE">
            <w:pPr>
              <w:spacing w:line="360" w:lineRule="auto"/>
              <w:jc w:val="center"/>
              <w:rPr>
                <w:rFonts w:hint="eastAsia" w:ascii="宋体" w:hAnsi="宋体" w:eastAsia="宋体"/>
                <w:szCs w:val="21"/>
              </w:rPr>
            </w:pPr>
            <w:r>
              <w:rPr>
                <w:rFonts w:ascii="宋体" w:hAnsi="宋体" w:eastAsia="宋体"/>
                <w:szCs w:val="21"/>
              </w:rPr>
              <w:t>添加用户</w:t>
            </w:r>
          </w:p>
        </w:tc>
        <w:tc>
          <w:tcPr>
            <w:tcW w:w="3000" w:type="dxa"/>
          </w:tcPr>
          <w:p w14:paraId="0CF53535">
            <w:pPr>
              <w:spacing w:line="360" w:lineRule="auto"/>
              <w:jc w:val="center"/>
              <w:rPr>
                <w:rFonts w:hint="eastAsia" w:ascii="宋体" w:hAnsi="宋体" w:eastAsia="宋体"/>
                <w:szCs w:val="21"/>
              </w:rPr>
            </w:pPr>
            <w:r>
              <w:rPr>
                <w:rFonts w:ascii="宋体" w:hAnsi="宋体" w:eastAsia="宋体"/>
                <w:szCs w:val="21"/>
              </w:rPr>
              <w:t>addUser()</w:t>
            </w:r>
          </w:p>
        </w:tc>
        <w:tc>
          <w:tcPr>
            <w:tcW w:w="1032" w:type="dxa"/>
          </w:tcPr>
          <w:p w14:paraId="3606F9F6">
            <w:pPr>
              <w:spacing w:line="360" w:lineRule="auto"/>
              <w:jc w:val="center"/>
              <w:rPr>
                <w:rFonts w:hint="eastAsia" w:ascii="宋体" w:hAnsi="宋体" w:eastAsia="宋体"/>
                <w:szCs w:val="21"/>
              </w:rPr>
            </w:pPr>
            <w:r>
              <w:rPr>
                <w:rFonts w:ascii="宋体" w:hAnsi="宋体" w:eastAsia="宋体"/>
                <w:szCs w:val="21"/>
              </w:rPr>
              <w:t>bool</w:t>
            </w:r>
          </w:p>
        </w:tc>
      </w:tr>
      <w:tr w14:paraId="6E68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4A2AA2E">
            <w:pPr>
              <w:spacing w:line="360" w:lineRule="auto"/>
              <w:jc w:val="center"/>
              <w:rPr>
                <w:rFonts w:hint="eastAsia" w:ascii="宋体" w:hAnsi="宋体" w:eastAsia="宋体"/>
                <w:szCs w:val="21"/>
              </w:rPr>
            </w:pPr>
            <w:r>
              <w:rPr>
                <w:rFonts w:hint="eastAsia" w:ascii="宋体" w:hAnsi="宋体" w:eastAsia="宋体"/>
                <w:szCs w:val="21"/>
              </w:rPr>
              <w:t>删除用户</w:t>
            </w:r>
          </w:p>
        </w:tc>
        <w:tc>
          <w:tcPr>
            <w:tcW w:w="3000" w:type="dxa"/>
          </w:tcPr>
          <w:p w14:paraId="5F6766FF">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032" w:type="dxa"/>
          </w:tcPr>
          <w:p w14:paraId="1CE73EFF">
            <w:pPr>
              <w:spacing w:line="360" w:lineRule="auto"/>
              <w:jc w:val="center"/>
              <w:rPr>
                <w:rFonts w:hint="eastAsia" w:ascii="宋体" w:hAnsi="宋体" w:eastAsia="宋体"/>
                <w:szCs w:val="21"/>
              </w:rPr>
            </w:pPr>
            <w:r>
              <w:rPr>
                <w:rFonts w:hint="eastAsia" w:ascii="宋体" w:hAnsi="宋体" w:eastAsia="宋体"/>
                <w:szCs w:val="21"/>
              </w:rPr>
              <w:t>bool</w:t>
            </w:r>
          </w:p>
        </w:tc>
      </w:tr>
      <w:tr w14:paraId="3644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B311136">
            <w:pPr>
              <w:spacing w:line="360" w:lineRule="auto"/>
              <w:jc w:val="center"/>
              <w:rPr>
                <w:rFonts w:hint="eastAsia" w:ascii="宋体" w:hAnsi="宋体" w:eastAsia="宋体"/>
                <w:szCs w:val="21"/>
              </w:rPr>
            </w:pPr>
            <w:r>
              <w:rPr>
                <w:rFonts w:ascii="宋体" w:hAnsi="宋体" w:eastAsia="宋体"/>
                <w:szCs w:val="21"/>
              </w:rPr>
              <w:t>返回用户ID</w:t>
            </w:r>
          </w:p>
        </w:tc>
        <w:tc>
          <w:tcPr>
            <w:tcW w:w="3000" w:type="dxa"/>
          </w:tcPr>
          <w:p w14:paraId="646E1C0E">
            <w:pPr>
              <w:spacing w:line="360" w:lineRule="auto"/>
              <w:jc w:val="center"/>
              <w:rPr>
                <w:rFonts w:hint="eastAsia" w:ascii="宋体" w:hAnsi="宋体" w:eastAsia="宋体"/>
                <w:szCs w:val="21"/>
              </w:rPr>
            </w:pPr>
            <w:r>
              <w:rPr>
                <w:rFonts w:ascii="宋体" w:hAnsi="宋体" w:eastAsia="宋体"/>
                <w:szCs w:val="21"/>
              </w:rPr>
              <w:t>getUserID()</w:t>
            </w:r>
          </w:p>
        </w:tc>
        <w:tc>
          <w:tcPr>
            <w:tcW w:w="1032" w:type="dxa"/>
          </w:tcPr>
          <w:p w14:paraId="6F374450">
            <w:pPr>
              <w:spacing w:line="360" w:lineRule="auto"/>
              <w:jc w:val="center"/>
              <w:rPr>
                <w:rFonts w:hint="eastAsia" w:ascii="宋体" w:hAnsi="宋体" w:eastAsia="宋体"/>
                <w:szCs w:val="21"/>
              </w:rPr>
            </w:pPr>
            <w:r>
              <w:rPr>
                <w:rFonts w:hint="eastAsia" w:ascii="宋体" w:hAnsi="宋体" w:eastAsia="宋体"/>
                <w:szCs w:val="21"/>
              </w:rPr>
              <w:t>varchar</w:t>
            </w:r>
          </w:p>
        </w:tc>
      </w:tr>
      <w:tr w14:paraId="22D0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104357A">
            <w:pPr>
              <w:spacing w:line="360" w:lineRule="auto"/>
              <w:jc w:val="center"/>
              <w:rPr>
                <w:rFonts w:hint="eastAsia" w:ascii="宋体" w:hAnsi="宋体" w:eastAsia="宋体"/>
                <w:szCs w:val="21"/>
              </w:rPr>
            </w:pPr>
            <w:r>
              <w:rPr>
                <w:rFonts w:ascii="宋体" w:hAnsi="宋体" w:eastAsia="宋体"/>
                <w:szCs w:val="21"/>
              </w:rPr>
              <w:t>设置用户ID</w:t>
            </w:r>
          </w:p>
        </w:tc>
        <w:tc>
          <w:tcPr>
            <w:tcW w:w="3000" w:type="dxa"/>
          </w:tcPr>
          <w:p w14:paraId="19843348">
            <w:pPr>
              <w:spacing w:line="360" w:lineRule="auto"/>
              <w:jc w:val="center"/>
              <w:rPr>
                <w:rFonts w:hint="eastAsia" w:ascii="宋体" w:hAnsi="宋体" w:eastAsia="宋体"/>
                <w:szCs w:val="21"/>
              </w:rPr>
            </w:pPr>
            <w:r>
              <w:rPr>
                <w:rFonts w:ascii="宋体" w:hAnsi="宋体" w:eastAsia="宋体"/>
                <w:szCs w:val="21"/>
              </w:rPr>
              <w:t>setUserId()</w:t>
            </w:r>
          </w:p>
        </w:tc>
        <w:tc>
          <w:tcPr>
            <w:tcW w:w="1032" w:type="dxa"/>
          </w:tcPr>
          <w:p w14:paraId="7FB02034">
            <w:pPr>
              <w:spacing w:line="360" w:lineRule="auto"/>
              <w:jc w:val="center"/>
              <w:rPr>
                <w:rFonts w:hint="eastAsia" w:ascii="宋体" w:hAnsi="宋体" w:eastAsia="宋体"/>
                <w:szCs w:val="21"/>
              </w:rPr>
            </w:pPr>
            <w:r>
              <w:rPr>
                <w:rFonts w:ascii="宋体" w:hAnsi="宋体" w:eastAsia="宋体"/>
                <w:szCs w:val="21"/>
              </w:rPr>
              <w:t>bool</w:t>
            </w:r>
          </w:p>
        </w:tc>
      </w:tr>
      <w:tr w14:paraId="6CEA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0433E05">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3000" w:type="dxa"/>
          </w:tcPr>
          <w:p w14:paraId="1EAF1B89">
            <w:pPr>
              <w:spacing w:line="360" w:lineRule="auto"/>
              <w:jc w:val="center"/>
              <w:rPr>
                <w:rFonts w:hint="eastAsia" w:ascii="宋体" w:hAnsi="宋体" w:eastAsia="宋体"/>
                <w:szCs w:val="21"/>
              </w:rPr>
            </w:pPr>
            <w:r>
              <w:rPr>
                <w:rFonts w:ascii="宋体" w:hAnsi="宋体" w:eastAsia="宋体"/>
                <w:szCs w:val="21"/>
              </w:rPr>
              <w:t>getUserName()</w:t>
            </w:r>
          </w:p>
        </w:tc>
        <w:tc>
          <w:tcPr>
            <w:tcW w:w="1032" w:type="dxa"/>
          </w:tcPr>
          <w:p w14:paraId="3EC028D1">
            <w:pPr>
              <w:spacing w:line="360" w:lineRule="auto"/>
              <w:jc w:val="center"/>
              <w:rPr>
                <w:rFonts w:hint="eastAsia" w:ascii="宋体" w:hAnsi="宋体" w:eastAsia="宋体"/>
                <w:szCs w:val="21"/>
              </w:rPr>
            </w:pPr>
            <w:r>
              <w:rPr>
                <w:rFonts w:hint="eastAsia" w:ascii="宋体" w:hAnsi="宋体" w:eastAsia="宋体"/>
                <w:szCs w:val="21"/>
              </w:rPr>
              <w:t>varchar</w:t>
            </w:r>
          </w:p>
        </w:tc>
      </w:tr>
      <w:tr w14:paraId="43BE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266DEBC">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3000" w:type="dxa"/>
          </w:tcPr>
          <w:p w14:paraId="3F7B79A2">
            <w:pPr>
              <w:spacing w:line="360" w:lineRule="auto"/>
              <w:jc w:val="center"/>
              <w:rPr>
                <w:rFonts w:hint="eastAsia" w:ascii="宋体" w:hAnsi="宋体" w:eastAsia="宋体"/>
                <w:szCs w:val="21"/>
              </w:rPr>
            </w:pPr>
            <w:r>
              <w:rPr>
                <w:rFonts w:ascii="宋体" w:hAnsi="宋体" w:eastAsia="宋体"/>
                <w:szCs w:val="21"/>
              </w:rPr>
              <w:t>setUserName()</w:t>
            </w:r>
          </w:p>
        </w:tc>
        <w:tc>
          <w:tcPr>
            <w:tcW w:w="1032" w:type="dxa"/>
          </w:tcPr>
          <w:p w14:paraId="7EF6238D">
            <w:pPr>
              <w:spacing w:line="360" w:lineRule="auto"/>
              <w:jc w:val="center"/>
              <w:rPr>
                <w:rFonts w:hint="eastAsia" w:ascii="宋体" w:hAnsi="宋体" w:eastAsia="宋体"/>
                <w:szCs w:val="21"/>
              </w:rPr>
            </w:pPr>
            <w:r>
              <w:rPr>
                <w:rFonts w:ascii="宋体" w:hAnsi="宋体" w:eastAsia="宋体"/>
                <w:szCs w:val="21"/>
              </w:rPr>
              <w:t>bool</w:t>
            </w:r>
          </w:p>
        </w:tc>
      </w:tr>
      <w:tr w14:paraId="19CB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B734012">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3000" w:type="dxa"/>
          </w:tcPr>
          <w:p w14:paraId="5F6DA1BE">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032" w:type="dxa"/>
          </w:tcPr>
          <w:p w14:paraId="0BE2E080">
            <w:pPr>
              <w:spacing w:line="360" w:lineRule="auto"/>
              <w:jc w:val="center"/>
              <w:rPr>
                <w:rFonts w:hint="eastAsia" w:ascii="宋体" w:hAnsi="宋体" w:eastAsia="宋体"/>
                <w:szCs w:val="21"/>
              </w:rPr>
            </w:pPr>
            <w:r>
              <w:rPr>
                <w:rFonts w:hint="eastAsia" w:ascii="宋体" w:hAnsi="宋体" w:eastAsia="宋体"/>
                <w:szCs w:val="21"/>
              </w:rPr>
              <w:t>varchar</w:t>
            </w:r>
          </w:p>
        </w:tc>
      </w:tr>
      <w:tr w14:paraId="1CE0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652BE1F">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3000" w:type="dxa"/>
          </w:tcPr>
          <w:p w14:paraId="4F547FEE">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032" w:type="dxa"/>
          </w:tcPr>
          <w:p w14:paraId="77BCB10A">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4929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82" w:author="漫星" w:date="2025-11-14T18:29:00Z"/>
        </w:trPr>
        <w:tc>
          <w:tcPr>
            <w:tcW w:w="2504" w:type="dxa"/>
          </w:tcPr>
          <w:p w14:paraId="73AC871D">
            <w:pPr>
              <w:spacing w:line="360" w:lineRule="auto"/>
              <w:jc w:val="center"/>
              <w:rPr>
                <w:del w:id="83" w:author="漫星" w:date="2025-11-14T18:29:00Z"/>
                <w:rFonts w:hint="eastAsia" w:ascii="宋体" w:hAnsi="宋体" w:eastAsia="宋体"/>
                <w:szCs w:val="21"/>
              </w:rPr>
            </w:pPr>
            <w:del w:id="84" w:author="漫星" w:date="2025-11-14T18:29:00Z">
              <w:r>
                <w:rPr>
                  <w:rFonts w:hint="eastAsia" w:ascii="宋体" w:hAnsi="宋体" w:eastAsia="宋体"/>
                  <w:szCs w:val="21"/>
                </w:rPr>
                <w:delText>返回用户邮箱</w:delText>
              </w:r>
            </w:del>
          </w:p>
        </w:tc>
        <w:tc>
          <w:tcPr>
            <w:tcW w:w="3000" w:type="dxa"/>
          </w:tcPr>
          <w:p w14:paraId="3CC86277">
            <w:pPr>
              <w:spacing w:line="360" w:lineRule="auto"/>
              <w:jc w:val="center"/>
              <w:rPr>
                <w:del w:id="85" w:author="漫星" w:date="2025-11-14T18:29:00Z"/>
                <w:rFonts w:hint="eastAsia" w:ascii="宋体" w:hAnsi="宋体" w:eastAsia="宋体"/>
                <w:szCs w:val="21"/>
              </w:rPr>
            </w:pPr>
            <w:del w:id="86" w:author="漫星" w:date="2025-11-14T18:29:00Z">
              <w:r>
                <w:rPr>
                  <w:rFonts w:hint="eastAsia" w:ascii="宋体" w:hAnsi="宋体" w:eastAsia="宋体"/>
                  <w:szCs w:val="21"/>
                </w:rPr>
                <w:delText>getUser</w:delText>
              </w:r>
            </w:del>
            <w:del w:id="87" w:author="漫星" w:date="2025-11-14T18:29:00Z">
              <w:r>
                <w:rPr>
                  <w:rFonts w:ascii="宋体" w:hAnsi="宋体" w:eastAsia="宋体"/>
                  <w:szCs w:val="21"/>
                </w:rPr>
                <w:delText>M</w:delText>
              </w:r>
            </w:del>
            <w:del w:id="88" w:author="漫星" w:date="2025-11-14T18:29:00Z">
              <w:r>
                <w:rPr>
                  <w:rFonts w:hint="eastAsia" w:ascii="宋体" w:hAnsi="宋体" w:eastAsia="宋体"/>
                  <w:szCs w:val="21"/>
                </w:rPr>
                <w:delText>ailbox</w:delText>
              </w:r>
            </w:del>
            <w:del w:id="89" w:author="漫星" w:date="2025-11-14T18:29:00Z">
              <w:r>
                <w:rPr>
                  <w:rFonts w:ascii="宋体" w:hAnsi="宋体" w:eastAsia="宋体"/>
                  <w:szCs w:val="21"/>
                </w:rPr>
                <w:delText>()</w:delText>
              </w:r>
            </w:del>
          </w:p>
        </w:tc>
        <w:tc>
          <w:tcPr>
            <w:tcW w:w="1032" w:type="dxa"/>
          </w:tcPr>
          <w:p w14:paraId="6E763DAE">
            <w:pPr>
              <w:spacing w:line="360" w:lineRule="auto"/>
              <w:jc w:val="center"/>
              <w:rPr>
                <w:del w:id="90" w:author="漫星" w:date="2025-11-14T18:29:00Z"/>
                <w:rFonts w:hint="eastAsia" w:ascii="宋体" w:hAnsi="宋体" w:eastAsia="宋体"/>
                <w:szCs w:val="21"/>
              </w:rPr>
            </w:pPr>
            <w:del w:id="91" w:author="漫星" w:date="2025-11-14T18:29:00Z">
              <w:r>
                <w:rPr>
                  <w:rFonts w:hint="eastAsia" w:ascii="宋体" w:hAnsi="宋体" w:eastAsia="宋体"/>
                  <w:szCs w:val="21"/>
                </w:rPr>
                <w:delText>varchar</w:delText>
              </w:r>
            </w:del>
          </w:p>
        </w:tc>
      </w:tr>
      <w:tr w14:paraId="44A3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92" w:author="漫星" w:date="2025-11-14T18:29:00Z"/>
        </w:trPr>
        <w:tc>
          <w:tcPr>
            <w:tcW w:w="2504" w:type="dxa"/>
          </w:tcPr>
          <w:p w14:paraId="494556C7">
            <w:pPr>
              <w:spacing w:line="360" w:lineRule="auto"/>
              <w:jc w:val="center"/>
              <w:rPr>
                <w:del w:id="93" w:author="漫星" w:date="2025-11-14T18:29:00Z"/>
                <w:rFonts w:hint="eastAsia" w:ascii="宋体" w:hAnsi="宋体" w:eastAsia="宋体"/>
                <w:szCs w:val="21"/>
              </w:rPr>
            </w:pPr>
            <w:del w:id="94" w:author="漫星" w:date="2025-11-14T18:29:00Z">
              <w:r>
                <w:rPr>
                  <w:rFonts w:hint="eastAsia" w:ascii="宋体" w:hAnsi="宋体" w:eastAsia="宋体"/>
                  <w:szCs w:val="21"/>
                </w:rPr>
                <w:delText>设置用户邮箱</w:delText>
              </w:r>
            </w:del>
          </w:p>
        </w:tc>
        <w:tc>
          <w:tcPr>
            <w:tcW w:w="3000" w:type="dxa"/>
          </w:tcPr>
          <w:p w14:paraId="041ED9E0">
            <w:pPr>
              <w:spacing w:line="360" w:lineRule="auto"/>
              <w:jc w:val="center"/>
              <w:rPr>
                <w:del w:id="95" w:author="漫星" w:date="2025-11-14T18:29:00Z"/>
                <w:rFonts w:hint="eastAsia" w:ascii="宋体" w:hAnsi="宋体" w:eastAsia="宋体"/>
                <w:szCs w:val="21"/>
              </w:rPr>
            </w:pPr>
            <w:del w:id="96" w:author="漫星" w:date="2025-11-14T18:29:00Z">
              <w:r>
                <w:rPr>
                  <w:rFonts w:hint="eastAsia" w:ascii="宋体" w:hAnsi="宋体" w:eastAsia="宋体"/>
                  <w:szCs w:val="21"/>
                </w:rPr>
                <w:delText>setUser</w:delText>
              </w:r>
            </w:del>
            <w:del w:id="97" w:author="漫星" w:date="2025-11-14T18:29:00Z">
              <w:r>
                <w:rPr>
                  <w:rFonts w:ascii="宋体" w:hAnsi="宋体" w:eastAsia="宋体"/>
                  <w:szCs w:val="21"/>
                </w:rPr>
                <w:delText>M</w:delText>
              </w:r>
            </w:del>
            <w:del w:id="98" w:author="漫星" w:date="2025-11-14T18:29:00Z">
              <w:r>
                <w:rPr>
                  <w:rFonts w:hint="eastAsia" w:ascii="宋体" w:hAnsi="宋体" w:eastAsia="宋体"/>
                  <w:szCs w:val="21"/>
                </w:rPr>
                <w:delText>ailbox()</w:delText>
              </w:r>
            </w:del>
          </w:p>
        </w:tc>
        <w:tc>
          <w:tcPr>
            <w:tcW w:w="1032" w:type="dxa"/>
          </w:tcPr>
          <w:p w14:paraId="2E992817">
            <w:pPr>
              <w:spacing w:line="360" w:lineRule="auto"/>
              <w:jc w:val="center"/>
              <w:rPr>
                <w:del w:id="99" w:author="漫星" w:date="2025-11-14T18:29:00Z"/>
                <w:rFonts w:hint="eastAsia" w:ascii="宋体" w:hAnsi="宋体" w:eastAsia="宋体"/>
                <w:szCs w:val="21"/>
              </w:rPr>
            </w:pPr>
            <w:del w:id="100" w:author="漫星" w:date="2025-11-14T18:29:00Z">
              <w:r>
                <w:rPr>
                  <w:rFonts w:hint="eastAsia" w:ascii="宋体" w:hAnsi="宋体" w:eastAsia="宋体"/>
                  <w:szCs w:val="21"/>
                </w:rPr>
                <w:delText>bool</w:delText>
              </w:r>
            </w:del>
          </w:p>
        </w:tc>
      </w:tr>
      <w:tr w14:paraId="1826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8086243">
            <w:pPr>
              <w:spacing w:line="360" w:lineRule="auto"/>
              <w:jc w:val="center"/>
              <w:rPr>
                <w:rFonts w:hint="eastAsia" w:ascii="宋体" w:hAnsi="宋体" w:eastAsia="宋体"/>
                <w:szCs w:val="21"/>
              </w:rPr>
            </w:pPr>
            <w:r>
              <w:rPr>
                <w:rFonts w:ascii="宋体" w:hAnsi="宋体" w:eastAsia="宋体"/>
                <w:szCs w:val="21"/>
              </w:rPr>
              <w:t>返回用户密码</w:t>
            </w:r>
          </w:p>
        </w:tc>
        <w:tc>
          <w:tcPr>
            <w:tcW w:w="3000" w:type="dxa"/>
          </w:tcPr>
          <w:p w14:paraId="54AE9362">
            <w:pPr>
              <w:spacing w:line="360" w:lineRule="auto"/>
              <w:jc w:val="center"/>
              <w:rPr>
                <w:rFonts w:hint="eastAsia" w:ascii="宋体" w:hAnsi="宋体" w:eastAsia="宋体"/>
                <w:szCs w:val="21"/>
              </w:rPr>
            </w:pPr>
            <w:r>
              <w:rPr>
                <w:rFonts w:ascii="宋体" w:hAnsi="宋体" w:eastAsia="宋体"/>
                <w:szCs w:val="21"/>
              </w:rPr>
              <w:t>getUserPassword()</w:t>
            </w:r>
          </w:p>
        </w:tc>
        <w:tc>
          <w:tcPr>
            <w:tcW w:w="1032" w:type="dxa"/>
          </w:tcPr>
          <w:p w14:paraId="4858F7C9">
            <w:pPr>
              <w:spacing w:line="360" w:lineRule="auto"/>
              <w:jc w:val="center"/>
              <w:rPr>
                <w:rFonts w:hint="eastAsia" w:ascii="宋体" w:hAnsi="宋体" w:eastAsia="宋体"/>
                <w:szCs w:val="21"/>
              </w:rPr>
            </w:pPr>
            <w:r>
              <w:rPr>
                <w:rFonts w:hint="eastAsia" w:ascii="宋体" w:hAnsi="宋体" w:eastAsia="宋体"/>
                <w:szCs w:val="21"/>
              </w:rPr>
              <w:t>varchar</w:t>
            </w:r>
          </w:p>
        </w:tc>
      </w:tr>
      <w:tr w14:paraId="7D39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D704BE2">
            <w:pPr>
              <w:spacing w:line="360" w:lineRule="auto"/>
              <w:jc w:val="center"/>
              <w:rPr>
                <w:rFonts w:hint="eastAsia" w:ascii="宋体" w:hAnsi="宋体" w:eastAsia="宋体"/>
                <w:szCs w:val="21"/>
              </w:rPr>
            </w:pPr>
            <w:r>
              <w:rPr>
                <w:rFonts w:ascii="宋体" w:hAnsi="宋体" w:eastAsia="宋体"/>
                <w:szCs w:val="21"/>
              </w:rPr>
              <w:t>设置用户密码</w:t>
            </w:r>
          </w:p>
        </w:tc>
        <w:tc>
          <w:tcPr>
            <w:tcW w:w="3000" w:type="dxa"/>
          </w:tcPr>
          <w:p w14:paraId="781BE9AD">
            <w:pPr>
              <w:spacing w:line="360" w:lineRule="auto"/>
              <w:jc w:val="center"/>
              <w:rPr>
                <w:rFonts w:hint="eastAsia" w:ascii="宋体" w:hAnsi="宋体" w:eastAsia="宋体"/>
                <w:szCs w:val="21"/>
              </w:rPr>
            </w:pPr>
            <w:r>
              <w:rPr>
                <w:rFonts w:ascii="宋体" w:hAnsi="宋体" w:eastAsia="宋体"/>
                <w:szCs w:val="21"/>
              </w:rPr>
              <w:t>setUserPassword()</w:t>
            </w:r>
          </w:p>
        </w:tc>
        <w:tc>
          <w:tcPr>
            <w:tcW w:w="1032" w:type="dxa"/>
          </w:tcPr>
          <w:p w14:paraId="61E0841D">
            <w:pPr>
              <w:spacing w:line="360" w:lineRule="auto"/>
              <w:jc w:val="center"/>
              <w:rPr>
                <w:rFonts w:hint="eastAsia" w:ascii="宋体" w:hAnsi="宋体" w:eastAsia="宋体"/>
                <w:szCs w:val="21"/>
              </w:rPr>
            </w:pPr>
            <w:r>
              <w:rPr>
                <w:rFonts w:ascii="宋体" w:hAnsi="宋体" w:eastAsia="宋体"/>
                <w:szCs w:val="21"/>
              </w:rPr>
              <w:t>bool</w:t>
            </w:r>
          </w:p>
        </w:tc>
      </w:tr>
      <w:tr w14:paraId="63AE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01" w:author="漫星" w:date="2025-11-14T18:27:00Z"/>
        </w:trPr>
        <w:tc>
          <w:tcPr>
            <w:tcW w:w="2504" w:type="dxa"/>
          </w:tcPr>
          <w:p w14:paraId="1487C24B">
            <w:pPr>
              <w:spacing w:line="360" w:lineRule="auto"/>
              <w:jc w:val="center"/>
              <w:rPr>
                <w:del w:id="102" w:author="漫星" w:date="2025-11-14T18:27:00Z"/>
                <w:rFonts w:hint="eastAsia" w:ascii="宋体" w:hAnsi="宋体" w:eastAsia="宋体"/>
                <w:szCs w:val="21"/>
              </w:rPr>
            </w:pPr>
            <w:del w:id="103" w:author="漫星" w:date="2025-11-14T18:27:00Z">
              <w:r>
                <w:rPr>
                  <w:rFonts w:hint="eastAsia" w:ascii="宋体" w:hAnsi="宋体" w:eastAsia="宋体"/>
                  <w:szCs w:val="21"/>
                </w:rPr>
                <w:delText>返回用户真实姓名</w:delText>
              </w:r>
            </w:del>
          </w:p>
        </w:tc>
        <w:tc>
          <w:tcPr>
            <w:tcW w:w="3000" w:type="dxa"/>
          </w:tcPr>
          <w:p w14:paraId="37356208">
            <w:pPr>
              <w:spacing w:line="360" w:lineRule="auto"/>
              <w:jc w:val="center"/>
              <w:rPr>
                <w:del w:id="104" w:author="漫星" w:date="2025-11-14T18:27:00Z"/>
                <w:rFonts w:hint="eastAsia" w:ascii="宋体" w:hAnsi="宋体" w:eastAsia="宋体"/>
                <w:szCs w:val="21"/>
              </w:rPr>
            </w:pPr>
            <w:del w:id="105" w:author="漫星" w:date="2025-11-14T18:27:00Z">
              <w:r>
                <w:rPr>
                  <w:rFonts w:hint="eastAsia" w:ascii="宋体" w:hAnsi="宋体" w:eastAsia="宋体"/>
                  <w:szCs w:val="21"/>
                </w:rPr>
                <w:delText>getRea</w:delText>
              </w:r>
            </w:del>
            <w:del w:id="106" w:author="漫星" w:date="2025-11-14T18:27:00Z">
              <w:r>
                <w:rPr>
                  <w:rFonts w:ascii="宋体" w:hAnsi="宋体" w:eastAsia="宋体"/>
                  <w:szCs w:val="21"/>
                </w:rPr>
                <w:delText>lName()</w:delText>
              </w:r>
            </w:del>
          </w:p>
        </w:tc>
        <w:tc>
          <w:tcPr>
            <w:tcW w:w="1032" w:type="dxa"/>
          </w:tcPr>
          <w:p w14:paraId="15FE9BE2">
            <w:pPr>
              <w:spacing w:line="360" w:lineRule="auto"/>
              <w:jc w:val="center"/>
              <w:rPr>
                <w:del w:id="107" w:author="漫星" w:date="2025-11-14T18:27:00Z"/>
                <w:rFonts w:hint="eastAsia" w:ascii="宋体" w:hAnsi="宋体" w:eastAsia="宋体"/>
                <w:szCs w:val="21"/>
              </w:rPr>
            </w:pPr>
            <w:del w:id="108" w:author="漫星" w:date="2025-11-14T18:27:00Z">
              <w:r>
                <w:rPr>
                  <w:rFonts w:hint="eastAsia" w:ascii="宋体" w:hAnsi="宋体" w:eastAsia="宋体"/>
                  <w:szCs w:val="21"/>
                </w:rPr>
                <w:delText>varchar</w:delText>
              </w:r>
            </w:del>
          </w:p>
        </w:tc>
      </w:tr>
      <w:tr w14:paraId="0F76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09" w:author="漫星" w:date="2025-11-14T18:27:00Z"/>
        </w:trPr>
        <w:tc>
          <w:tcPr>
            <w:tcW w:w="2504" w:type="dxa"/>
          </w:tcPr>
          <w:p w14:paraId="497F81B1">
            <w:pPr>
              <w:spacing w:line="360" w:lineRule="auto"/>
              <w:jc w:val="center"/>
              <w:rPr>
                <w:del w:id="110" w:author="漫星" w:date="2025-11-14T18:27:00Z"/>
                <w:rFonts w:hint="eastAsia" w:ascii="宋体" w:hAnsi="宋体" w:eastAsia="宋体"/>
                <w:szCs w:val="21"/>
              </w:rPr>
            </w:pPr>
            <w:del w:id="111" w:author="漫星" w:date="2025-11-14T18:27:00Z">
              <w:r>
                <w:rPr>
                  <w:rFonts w:hint="eastAsia" w:ascii="宋体" w:hAnsi="宋体" w:eastAsia="宋体"/>
                  <w:szCs w:val="21"/>
                </w:rPr>
                <w:delText>设置用户真实姓名</w:delText>
              </w:r>
            </w:del>
          </w:p>
        </w:tc>
        <w:tc>
          <w:tcPr>
            <w:tcW w:w="3000" w:type="dxa"/>
          </w:tcPr>
          <w:p w14:paraId="3B9F47EE">
            <w:pPr>
              <w:spacing w:line="360" w:lineRule="auto"/>
              <w:jc w:val="center"/>
              <w:rPr>
                <w:del w:id="112" w:author="漫星" w:date="2025-11-14T18:27:00Z"/>
                <w:rFonts w:hint="eastAsia" w:ascii="宋体" w:hAnsi="宋体" w:eastAsia="宋体"/>
                <w:szCs w:val="21"/>
              </w:rPr>
            </w:pPr>
            <w:del w:id="113" w:author="漫星" w:date="2025-11-14T18:27:00Z">
              <w:r>
                <w:rPr>
                  <w:rFonts w:ascii="宋体" w:hAnsi="宋体" w:eastAsia="宋体"/>
                  <w:szCs w:val="21"/>
                </w:rPr>
                <w:delText>s</w:delText>
              </w:r>
            </w:del>
            <w:del w:id="114" w:author="漫星" w:date="2025-11-14T18:27:00Z">
              <w:r>
                <w:rPr>
                  <w:rFonts w:hint="eastAsia" w:ascii="宋体" w:hAnsi="宋体" w:eastAsia="宋体"/>
                  <w:szCs w:val="21"/>
                </w:rPr>
                <w:delText>etRea</w:delText>
              </w:r>
            </w:del>
            <w:del w:id="115" w:author="漫星" w:date="2025-11-14T18:27:00Z">
              <w:r>
                <w:rPr>
                  <w:rFonts w:ascii="宋体" w:hAnsi="宋体" w:eastAsia="宋体"/>
                  <w:szCs w:val="21"/>
                </w:rPr>
                <w:delText>lName()</w:delText>
              </w:r>
            </w:del>
          </w:p>
        </w:tc>
        <w:tc>
          <w:tcPr>
            <w:tcW w:w="1032" w:type="dxa"/>
          </w:tcPr>
          <w:p w14:paraId="68974D20">
            <w:pPr>
              <w:spacing w:line="360" w:lineRule="auto"/>
              <w:jc w:val="center"/>
              <w:rPr>
                <w:del w:id="116" w:author="漫星" w:date="2025-11-14T18:27:00Z"/>
                <w:rFonts w:hint="eastAsia" w:ascii="宋体" w:hAnsi="宋体" w:eastAsia="宋体"/>
                <w:szCs w:val="21"/>
              </w:rPr>
            </w:pPr>
            <w:del w:id="117" w:author="漫星" w:date="2025-11-14T18:27:00Z">
              <w:r>
                <w:rPr>
                  <w:rFonts w:ascii="宋体" w:hAnsi="宋体" w:eastAsia="宋体"/>
                  <w:szCs w:val="21"/>
                </w:rPr>
                <w:delText>b</w:delText>
              </w:r>
            </w:del>
            <w:del w:id="118" w:author="漫星" w:date="2025-11-14T18:27:00Z">
              <w:r>
                <w:rPr>
                  <w:rFonts w:hint="eastAsia" w:ascii="宋体" w:hAnsi="宋体" w:eastAsia="宋体"/>
                  <w:szCs w:val="21"/>
                </w:rPr>
                <w:delText>ool</w:delText>
              </w:r>
            </w:del>
          </w:p>
        </w:tc>
      </w:tr>
      <w:tr w14:paraId="0F6D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19" w:author="漫星" w:date="2025-11-14T18:27:00Z"/>
        </w:trPr>
        <w:tc>
          <w:tcPr>
            <w:tcW w:w="2504" w:type="dxa"/>
          </w:tcPr>
          <w:p w14:paraId="57A6AA80">
            <w:pPr>
              <w:spacing w:line="360" w:lineRule="auto"/>
              <w:jc w:val="center"/>
              <w:rPr>
                <w:del w:id="120" w:author="漫星" w:date="2025-11-14T18:27:00Z"/>
                <w:rFonts w:hint="eastAsia" w:ascii="宋体" w:hAnsi="宋体" w:eastAsia="宋体"/>
                <w:szCs w:val="21"/>
              </w:rPr>
            </w:pPr>
            <w:del w:id="121" w:author="漫星" w:date="2025-11-14T18:27:00Z">
              <w:r>
                <w:rPr>
                  <w:rFonts w:hint="eastAsia" w:ascii="宋体" w:hAnsi="宋体" w:eastAsia="宋体"/>
                  <w:szCs w:val="21"/>
                </w:rPr>
                <w:delText>返回用户身份证号</w:delText>
              </w:r>
            </w:del>
          </w:p>
        </w:tc>
        <w:tc>
          <w:tcPr>
            <w:tcW w:w="3000" w:type="dxa"/>
          </w:tcPr>
          <w:p w14:paraId="2FE7DA3A">
            <w:pPr>
              <w:spacing w:line="360" w:lineRule="auto"/>
              <w:jc w:val="center"/>
              <w:rPr>
                <w:del w:id="122" w:author="漫星" w:date="2025-11-14T18:27:00Z"/>
                <w:rFonts w:hint="eastAsia" w:ascii="宋体" w:hAnsi="宋体" w:eastAsia="宋体"/>
                <w:szCs w:val="21"/>
              </w:rPr>
            </w:pPr>
            <w:del w:id="123" w:author="漫星" w:date="2025-11-14T18:27:00Z">
              <w:r>
                <w:rPr>
                  <w:rFonts w:hint="eastAsia" w:ascii="宋体" w:hAnsi="宋体" w:eastAsia="宋体"/>
                  <w:szCs w:val="21"/>
                </w:rPr>
                <w:delText>g</w:delText>
              </w:r>
            </w:del>
            <w:del w:id="124" w:author="漫星" w:date="2025-11-14T18:27:00Z">
              <w:r>
                <w:rPr>
                  <w:rFonts w:ascii="宋体" w:hAnsi="宋体" w:eastAsia="宋体"/>
                  <w:szCs w:val="21"/>
                </w:rPr>
                <w:delText>et</w:delText>
              </w:r>
            </w:del>
            <w:del w:id="125" w:author="漫星" w:date="2025-11-14T18:27:00Z">
              <w:r>
                <w:rPr>
                  <w:rFonts w:hint="eastAsia" w:ascii="宋体" w:hAnsi="宋体" w:eastAsia="宋体"/>
                  <w:szCs w:val="21"/>
                </w:rPr>
                <w:delText>ID</w:delText>
              </w:r>
            </w:del>
            <w:del w:id="126" w:author="漫星" w:date="2025-11-14T18:27:00Z">
              <w:r>
                <w:rPr>
                  <w:rFonts w:ascii="宋体" w:hAnsi="宋体" w:eastAsia="宋体"/>
                  <w:szCs w:val="21"/>
                </w:rPr>
                <w:delText>Number()</w:delText>
              </w:r>
            </w:del>
          </w:p>
        </w:tc>
        <w:tc>
          <w:tcPr>
            <w:tcW w:w="1032" w:type="dxa"/>
          </w:tcPr>
          <w:p w14:paraId="6CABA1DC">
            <w:pPr>
              <w:spacing w:line="360" w:lineRule="auto"/>
              <w:jc w:val="center"/>
              <w:rPr>
                <w:del w:id="127" w:author="漫星" w:date="2025-11-14T18:27:00Z"/>
                <w:rFonts w:hint="eastAsia" w:ascii="宋体" w:hAnsi="宋体" w:eastAsia="宋体"/>
                <w:szCs w:val="21"/>
              </w:rPr>
            </w:pPr>
            <w:del w:id="128" w:author="漫星" w:date="2025-11-14T18:27:00Z">
              <w:r>
                <w:rPr>
                  <w:rFonts w:hint="eastAsia" w:ascii="宋体" w:hAnsi="宋体" w:eastAsia="宋体"/>
                  <w:szCs w:val="21"/>
                </w:rPr>
                <w:delText>varchar</w:delText>
              </w:r>
            </w:del>
          </w:p>
        </w:tc>
      </w:tr>
      <w:tr w14:paraId="118A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29" w:author="漫星" w:date="2025-11-14T18:27:00Z"/>
        </w:trPr>
        <w:tc>
          <w:tcPr>
            <w:tcW w:w="2504" w:type="dxa"/>
          </w:tcPr>
          <w:p w14:paraId="70AF925C">
            <w:pPr>
              <w:spacing w:line="360" w:lineRule="auto"/>
              <w:jc w:val="center"/>
              <w:rPr>
                <w:del w:id="130" w:author="漫星" w:date="2025-11-14T18:27:00Z"/>
                <w:rFonts w:hint="eastAsia" w:ascii="宋体" w:hAnsi="宋体" w:eastAsia="宋体"/>
                <w:szCs w:val="21"/>
              </w:rPr>
            </w:pPr>
            <w:del w:id="131" w:author="漫星" w:date="2025-11-14T18:27:00Z">
              <w:r>
                <w:rPr>
                  <w:rFonts w:hint="eastAsia" w:ascii="宋体" w:hAnsi="宋体" w:eastAsia="宋体"/>
                  <w:szCs w:val="21"/>
                </w:rPr>
                <w:delText>设置用户身份证号</w:delText>
              </w:r>
            </w:del>
          </w:p>
        </w:tc>
        <w:tc>
          <w:tcPr>
            <w:tcW w:w="3000" w:type="dxa"/>
          </w:tcPr>
          <w:p w14:paraId="1A8EBAD3">
            <w:pPr>
              <w:spacing w:line="360" w:lineRule="auto"/>
              <w:jc w:val="center"/>
              <w:rPr>
                <w:del w:id="132" w:author="漫星" w:date="2025-11-14T18:27:00Z"/>
                <w:rFonts w:hint="eastAsia" w:ascii="宋体" w:hAnsi="宋体" w:eastAsia="宋体"/>
                <w:szCs w:val="21"/>
              </w:rPr>
            </w:pPr>
            <w:del w:id="133" w:author="漫星" w:date="2025-11-14T18:27:00Z">
              <w:r>
                <w:rPr>
                  <w:rFonts w:ascii="宋体" w:hAnsi="宋体" w:eastAsia="宋体"/>
                  <w:szCs w:val="21"/>
                </w:rPr>
                <w:delText>set</w:delText>
              </w:r>
            </w:del>
            <w:del w:id="134" w:author="漫星" w:date="2025-11-14T18:27:00Z">
              <w:r>
                <w:rPr>
                  <w:rFonts w:hint="eastAsia" w:ascii="宋体" w:hAnsi="宋体" w:eastAsia="宋体"/>
                  <w:szCs w:val="21"/>
                </w:rPr>
                <w:delText>ID</w:delText>
              </w:r>
            </w:del>
            <w:del w:id="135" w:author="漫星" w:date="2025-11-14T18:27:00Z">
              <w:r>
                <w:rPr>
                  <w:rFonts w:ascii="宋体" w:hAnsi="宋体" w:eastAsia="宋体"/>
                  <w:szCs w:val="21"/>
                </w:rPr>
                <w:delText>Number()</w:delText>
              </w:r>
            </w:del>
          </w:p>
        </w:tc>
        <w:tc>
          <w:tcPr>
            <w:tcW w:w="1032" w:type="dxa"/>
          </w:tcPr>
          <w:p w14:paraId="70A1FD9A">
            <w:pPr>
              <w:spacing w:line="360" w:lineRule="auto"/>
              <w:jc w:val="center"/>
              <w:rPr>
                <w:del w:id="136" w:author="漫星" w:date="2025-11-14T18:27:00Z"/>
                <w:rFonts w:hint="eastAsia" w:ascii="宋体" w:hAnsi="宋体" w:eastAsia="宋体"/>
                <w:szCs w:val="21"/>
              </w:rPr>
            </w:pPr>
            <w:del w:id="137" w:author="漫星" w:date="2025-11-14T18:27:00Z">
              <w:r>
                <w:rPr>
                  <w:rFonts w:ascii="宋体" w:hAnsi="宋体" w:eastAsia="宋体"/>
                  <w:szCs w:val="21"/>
                </w:rPr>
                <w:delText>b</w:delText>
              </w:r>
            </w:del>
            <w:del w:id="138" w:author="漫星" w:date="2025-11-14T18:27:00Z">
              <w:r>
                <w:rPr>
                  <w:rFonts w:hint="eastAsia" w:ascii="宋体" w:hAnsi="宋体" w:eastAsia="宋体"/>
                  <w:szCs w:val="21"/>
                </w:rPr>
                <w:delText>ool</w:delText>
              </w:r>
            </w:del>
          </w:p>
        </w:tc>
      </w:tr>
      <w:tr w14:paraId="249B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980AAC3">
            <w:pPr>
              <w:spacing w:line="360" w:lineRule="auto"/>
              <w:jc w:val="center"/>
              <w:rPr>
                <w:rFonts w:hint="eastAsia" w:ascii="宋体" w:hAnsi="宋体" w:eastAsia="宋体"/>
                <w:szCs w:val="21"/>
              </w:rPr>
            </w:pPr>
            <w:r>
              <w:rPr>
                <w:rFonts w:hint="eastAsia" w:ascii="宋体" w:hAnsi="宋体" w:eastAsia="宋体"/>
                <w:szCs w:val="21"/>
              </w:rPr>
              <w:t>返回用户性别</w:t>
            </w:r>
          </w:p>
        </w:tc>
        <w:tc>
          <w:tcPr>
            <w:tcW w:w="3000" w:type="dxa"/>
          </w:tcPr>
          <w:p w14:paraId="7823BCEC">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G</w:t>
            </w:r>
            <w:r>
              <w:rPr>
                <w:rFonts w:ascii="宋体" w:hAnsi="宋体" w:eastAsia="宋体"/>
                <w:szCs w:val="21"/>
              </w:rPr>
              <w:t>ender()</w:t>
            </w:r>
          </w:p>
        </w:tc>
        <w:tc>
          <w:tcPr>
            <w:tcW w:w="1032" w:type="dxa"/>
          </w:tcPr>
          <w:p w14:paraId="0E13B1E2">
            <w:pPr>
              <w:spacing w:line="360" w:lineRule="auto"/>
              <w:jc w:val="center"/>
              <w:rPr>
                <w:rFonts w:hint="eastAsia" w:ascii="宋体" w:hAnsi="宋体" w:eastAsia="宋体"/>
                <w:szCs w:val="21"/>
              </w:rPr>
            </w:pPr>
            <w:r>
              <w:rPr>
                <w:rFonts w:hint="eastAsia" w:ascii="宋体" w:hAnsi="宋体" w:eastAsia="宋体"/>
                <w:szCs w:val="21"/>
              </w:rPr>
              <w:t>varchar</w:t>
            </w:r>
          </w:p>
        </w:tc>
      </w:tr>
      <w:tr w14:paraId="4875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AF5E299">
            <w:pPr>
              <w:spacing w:line="360" w:lineRule="auto"/>
              <w:jc w:val="center"/>
              <w:rPr>
                <w:rFonts w:hint="eastAsia" w:ascii="宋体" w:hAnsi="宋体" w:eastAsia="宋体"/>
                <w:szCs w:val="21"/>
              </w:rPr>
            </w:pPr>
            <w:r>
              <w:rPr>
                <w:rFonts w:hint="eastAsia" w:ascii="宋体" w:hAnsi="宋体" w:eastAsia="宋体"/>
                <w:szCs w:val="21"/>
              </w:rPr>
              <w:t>设置用户性别</w:t>
            </w:r>
          </w:p>
        </w:tc>
        <w:tc>
          <w:tcPr>
            <w:tcW w:w="3000" w:type="dxa"/>
          </w:tcPr>
          <w:p w14:paraId="1602ACAD">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G</w:t>
            </w:r>
            <w:r>
              <w:rPr>
                <w:rFonts w:ascii="宋体" w:hAnsi="宋体" w:eastAsia="宋体"/>
                <w:szCs w:val="21"/>
              </w:rPr>
              <w:t>ender()</w:t>
            </w:r>
          </w:p>
        </w:tc>
        <w:tc>
          <w:tcPr>
            <w:tcW w:w="1032" w:type="dxa"/>
          </w:tcPr>
          <w:p w14:paraId="7FA718F3">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609A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E7F7409">
            <w:pPr>
              <w:spacing w:line="360" w:lineRule="auto"/>
              <w:jc w:val="center"/>
              <w:rPr>
                <w:rFonts w:hint="eastAsia" w:ascii="宋体" w:hAnsi="宋体" w:eastAsia="宋体"/>
                <w:szCs w:val="21"/>
              </w:rPr>
            </w:pPr>
            <w:r>
              <w:rPr>
                <w:rFonts w:hint="eastAsia" w:ascii="宋体" w:hAnsi="宋体" w:eastAsia="宋体"/>
                <w:szCs w:val="21"/>
              </w:rPr>
              <w:t>返回用户生日</w:t>
            </w:r>
          </w:p>
        </w:tc>
        <w:tc>
          <w:tcPr>
            <w:tcW w:w="3000" w:type="dxa"/>
          </w:tcPr>
          <w:p w14:paraId="0A9367F9">
            <w:pPr>
              <w:spacing w:line="360" w:lineRule="auto"/>
              <w:jc w:val="center"/>
              <w:rPr>
                <w:rFonts w:hint="eastAsia" w:ascii="宋体" w:hAnsi="宋体" w:eastAsia="宋体"/>
                <w:szCs w:val="21"/>
              </w:rPr>
            </w:pPr>
            <w:r>
              <w:rPr>
                <w:rFonts w:ascii="宋体" w:hAnsi="宋体" w:eastAsia="宋体"/>
                <w:szCs w:val="21"/>
              </w:rPr>
              <w:t>getBirthday()</w:t>
            </w:r>
          </w:p>
        </w:tc>
        <w:tc>
          <w:tcPr>
            <w:tcW w:w="1032" w:type="dxa"/>
          </w:tcPr>
          <w:p w14:paraId="540861BF">
            <w:pPr>
              <w:spacing w:line="360" w:lineRule="auto"/>
              <w:jc w:val="center"/>
              <w:rPr>
                <w:rFonts w:hint="eastAsia" w:ascii="宋体" w:hAnsi="宋体" w:eastAsia="宋体"/>
                <w:szCs w:val="21"/>
              </w:rPr>
            </w:pPr>
            <w:r>
              <w:rPr>
                <w:rFonts w:hint="eastAsia" w:ascii="宋体" w:hAnsi="宋体" w:eastAsia="宋体"/>
                <w:szCs w:val="21"/>
              </w:rPr>
              <w:t>varchar</w:t>
            </w:r>
          </w:p>
        </w:tc>
      </w:tr>
      <w:tr w14:paraId="29C6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9424CC5">
            <w:pPr>
              <w:spacing w:line="360" w:lineRule="auto"/>
              <w:jc w:val="center"/>
              <w:rPr>
                <w:rFonts w:hint="eastAsia" w:ascii="宋体" w:hAnsi="宋体" w:eastAsia="宋体"/>
                <w:szCs w:val="21"/>
              </w:rPr>
            </w:pPr>
            <w:r>
              <w:rPr>
                <w:rFonts w:hint="eastAsia" w:ascii="宋体" w:hAnsi="宋体" w:eastAsia="宋体"/>
                <w:szCs w:val="21"/>
              </w:rPr>
              <w:t>设置用户生日</w:t>
            </w:r>
          </w:p>
        </w:tc>
        <w:tc>
          <w:tcPr>
            <w:tcW w:w="3000" w:type="dxa"/>
          </w:tcPr>
          <w:p w14:paraId="6F87FA94">
            <w:pPr>
              <w:spacing w:line="360" w:lineRule="auto"/>
              <w:jc w:val="center"/>
              <w:rPr>
                <w:rFonts w:hint="eastAsia" w:ascii="宋体" w:hAnsi="宋体" w:eastAsia="宋体"/>
                <w:szCs w:val="21"/>
              </w:rPr>
            </w:pPr>
            <w:r>
              <w:rPr>
                <w:rFonts w:ascii="宋体" w:hAnsi="宋体" w:eastAsia="宋体"/>
                <w:szCs w:val="21"/>
              </w:rPr>
              <w:t>setBirthday()</w:t>
            </w:r>
          </w:p>
        </w:tc>
        <w:tc>
          <w:tcPr>
            <w:tcW w:w="1032" w:type="dxa"/>
          </w:tcPr>
          <w:p w14:paraId="4EA4F7E0">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bl>
    <w:p w14:paraId="32B1D246">
      <w:pPr>
        <w:spacing w:line="360" w:lineRule="auto"/>
        <w:jc w:val="center"/>
        <w:rPr>
          <w:rFonts w:hint="eastAsia" w:ascii="宋体" w:hAnsi="宋体" w:eastAsia="宋体"/>
          <w:szCs w:val="21"/>
        </w:rPr>
      </w:pPr>
    </w:p>
    <w:p w14:paraId="6ADC8F6F">
      <w:pPr>
        <w:spacing w:line="360" w:lineRule="auto"/>
        <w:jc w:val="left"/>
        <w:rPr>
          <w:rFonts w:hint="eastAsia" w:ascii="宋体" w:hAnsi="宋体" w:eastAsia="宋体"/>
          <w:b/>
          <w:bCs/>
          <w:szCs w:val="21"/>
        </w:rPr>
      </w:pPr>
      <w:r>
        <w:rPr>
          <w:rFonts w:hint="eastAsia" w:ascii="宋体" w:hAnsi="宋体" w:eastAsia="宋体"/>
          <w:b/>
          <w:bCs/>
          <w:szCs w:val="21"/>
        </w:rPr>
        <w:t>类名：Catinformation</w:t>
      </w:r>
      <w:r>
        <w:rPr>
          <w:rFonts w:ascii="宋体" w:hAnsi="宋体" w:eastAsia="宋体"/>
          <w:b/>
          <w:bCs/>
          <w:szCs w:val="21"/>
        </w:rPr>
        <w:t>（</w:t>
      </w:r>
      <w:r>
        <w:rPr>
          <w:rFonts w:hint="eastAsia" w:ascii="宋体" w:hAnsi="宋体" w:eastAsia="宋体"/>
          <w:b/>
          <w:bCs/>
          <w:szCs w:val="21"/>
        </w:rPr>
        <w:t>猫咪信息</w:t>
      </w:r>
      <w:r>
        <w:rPr>
          <w:rFonts w:ascii="宋体" w:hAnsi="宋体" w:eastAsia="宋体"/>
          <w:b/>
          <w:bCs/>
          <w:szCs w:val="21"/>
        </w:rPr>
        <w:t>类）</w:t>
      </w:r>
    </w:p>
    <w:p w14:paraId="2A778485">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r>
        <w:rPr>
          <w:rFonts w:hint="eastAsia" w:ascii="宋体" w:hAnsi="宋体" w:eastAsia="宋体"/>
          <w:b/>
          <w:bCs/>
          <w:szCs w:val="21"/>
        </w:rPr>
        <w:t>4</w:t>
      </w:r>
      <w:r>
        <w:rPr>
          <w:rFonts w:ascii="宋体" w:hAnsi="宋体" w:eastAsia="宋体"/>
          <w:b/>
          <w:bCs/>
          <w:szCs w:val="21"/>
        </w:rPr>
        <w:t>所示：</w:t>
      </w:r>
    </w:p>
    <w:p w14:paraId="4623AB12">
      <w:pPr>
        <w:spacing w:line="360" w:lineRule="auto"/>
        <w:jc w:val="left"/>
        <w:rPr>
          <w:rFonts w:hint="eastAsia" w:ascii="宋体" w:hAnsi="宋体" w:eastAsia="宋体"/>
          <w:b/>
          <w:bCs/>
          <w:szCs w:val="21"/>
        </w:rPr>
      </w:pPr>
    </w:p>
    <w:p w14:paraId="6166B9B0">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3.2.4</w:t>
      </w:r>
      <w:r>
        <w:rPr>
          <w:rFonts w:ascii="宋体" w:hAnsi="宋体" w:eastAsia="宋体"/>
          <w:szCs w:val="21"/>
        </w:rPr>
        <w:t xml:space="preserve"> </w:t>
      </w:r>
      <w:r>
        <w:rPr>
          <w:rFonts w:hint="eastAsia" w:ascii="宋体" w:hAnsi="宋体" w:eastAsia="宋体"/>
          <w:b/>
          <w:bCs/>
          <w:szCs w:val="21"/>
        </w:rPr>
        <w:t>Catinformation</w:t>
      </w:r>
      <w:r>
        <w:rPr>
          <w:rFonts w:ascii="宋体" w:hAnsi="宋体" w:eastAsia="宋体"/>
          <w:szCs w:val="21"/>
        </w:rPr>
        <w:t>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613"/>
        <w:gridCol w:w="1643"/>
      </w:tblGrid>
      <w:tr w14:paraId="1ABA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3CEE8136">
            <w:pPr>
              <w:spacing w:line="360" w:lineRule="auto"/>
              <w:jc w:val="left"/>
              <w:rPr>
                <w:rFonts w:hint="eastAsia" w:ascii="宋体" w:hAnsi="宋体" w:eastAsia="宋体"/>
                <w:szCs w:val="21"/>
              </w:rPr>
            </w:pPr>
            <w:r>
              <w:rPr>
                <w:rFonts w:ascii="宋体" w:hAnsi="宋体" w:eastAsia="宋体"/>
                <w:szCs w:val="21"/>
              </w:rPr>
              <w:t>中文名</w:t>
            </w:r>
          </w:p>
        </w:tc>
        <w:tc>
          <w:tcPr>
            <w:tcW w:w="2613" w:type="dxa"/>
            <w:vAlign w:val="center"/>
          </w:tcPr>
          <w:p w14:paraId="24DFBA27">
            <w:pPr>
              <w:spacing w:line="360" w:lineRule="auto"/>
              <w:jc w:val="left"/>
              <w:rPr>
                <w:rFonts w:hint="eastAsia" w:ascii="宋体" w:hAnsi="宋体" w:eastAsia="宋体"/>
                <w:szCs w:val="21"/>
              </w:rPr>
            </w:pPr>
            <w:r>
              <w:rPr>
                <w:rFonts w:ascii="宋体" w:hAnsi="宋体" w:eastAsia="宋体"/>
                <w:szCs w:val="21"/>
              </w:rPr>
              <w:t>英文名</w:t>
            </w:r>
          </w:p>
        </w:tc>
        <w:tc>
          <w:tcPr>
            <w:tcW w:w="1643" w:type="dxa"/>
            <w:vAlign w:val="center"/>
          </w:tcPr>
          <w:p w14:paraId="35F53339">
            <w:pPr>
              <w:spacing w:line="360" w:lineRule="auto"/>
              <w:jc w:val="left"/>
              <w:rPr>
                <w:rFonts w:hint="eastAsia" w:ascii="宋体" w:hAnsi="宋体" w:eastAsia="宋体"/>
                <w:szCs w:val="21"/>
              </w:rPr>
            </w:pPr>
            <w:r>
              <w:rPr>
                <w:rFonts w:ascii="宋体" w:hAnsi="宋体" w:eastAsia="宋体"/>
                <w:szCs w:val="21"/>
              </w:rPr>
              <w:t>数据类型</w:t>
            </w:r>
          </w:p>
        </w:tc>
      </w:tr>
      <w:tr w14:paraId="513E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07DC4F0">
            <w:pPr>
              <w:spacing w:line="360" w:lineRule="auto"/>
              <w:jc w:val="left"/>
              <w:rPr>
                <w:rFonts w:hint="eastAsia" w:ascii="宋体" w:hAnsi="宋体" w:eastAsia="宋体"/>
                <w:szCs w:val="21"/>
              </w:rPr>
            </w:pPr>
            <w:r>
              <w:rPr>
                <w:rFonts w:ascii="宋体" w:hAnsi="宋体" w:eastAsia="宋体"/>
                <w:szCs w:val="21"/>
              </w:rPr>
              <w:t>设置猫咪名字</w:t>
            </w:r>
          </w:p>
        </w:tc>
        <w:tc>
          <w:tcPr>
            <w:tcW w:w="2613" w:type="dxa"/>
            <w:vAlign w:val="center"/>
          </w:tcPr>
          <w:p w14:paraId="43F8F238">
            <w:pPr>
              <w:spacing w:line="360" w:lineRule="auto"/>
              <w:jc w:val="left"/>
              <w:rPr>
                <w:rFonts w:hint="eastAsia" w:ascii="宋体" w:hAnsi="宋体" w:eastAsia="宋体"/>
                <w:szCs w:val="21"/>
              </w:rPr>
            </w:pPr>
            <w:r>
              <w:rPr>
                <w:rFonts w:ascii="宋体" w:hAnsi="宋体" w:eastAsia="宋体"/>
                <w:szCs w:val="21"/>
              </w:rPr>
              <w:t>setCatName()</w:t>
            </w:r>
          </w:p>
        </w:tc>
        <w:tc>
          <w:tcPr>
            <w:tcW w:w="1643" w:type="dxa"/>
            <w:vAlign w:val="center"/>
          </w:tcPr>
          <w:p w14:paraId="40712FAD">
            <w:pPr>
              <w:spacing w:line="360" w:lineRule="auto"/>
              <w:jc w:val="left"/>
              <w:rPr>
                <w:rFonts w:hint="eastAsia" w:ascii="宋体" w:hAnsi="宋体" w:eastAsia="宋体"/>
                <w:szCs w:val="21"/>
              </w:rPr>
            </w:pPr>
            <w:r>
              <w:rPr>
                <w:rFonts w:ascii="宋体" w:hAnsi="宋体" w:eastAsia="宋体"/>
                <w:szCs w:val="21"/>
              </w:rPr>
              <w:t>bool</w:t>
            </w:r>
          </w:p>
        </w:tc>
      </w:tr>
      <w:tr w14:paraId="2684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2EA29D7">
            <w:pPr>
              <w:spacing w:line="360" w:lineRule="auto"/>
              <w:jc w:val="left"/>
              <w:rPr>
                <w:rFonts w:hint="eastAsia" w:ascii="宋体" w:hAnsi="宋体" w:eastAsia="宋体"/>
                <w:szCs w:val="21"/>
              </w:rPr>
            </w:pPr>
            <w:r>
              <w:rPr>
                <w:rFonts w:ascii="宋体" w:hAnsi="宋体" w:eastAsia="宋体"/>
                <w:szCs w:val="21"/>
              </w:rPr>
              <w:t>返回猫咪名字</w:t>
            </w:r>
          </w:p>
        </w:tc>
        <w:tc>
          <w:tcPr>
            <w:tcW w:w="2613" w:type="dxa"/>
            <w:vAlign w:val="center"/>
          </w:tcPr>
          <w:p w14:paraId="1C5410CC">
            <w:pPr>
              <w:spacing w:line="360" w:lineRule="auto"/>
              <w:jc w:val="left"/>
              <w:rPr>
                <w:rFonts w:hint="eastAsia" w:ascii="宋体" w:hAnsi="宋体" w:eastAsia="宋体"/>
                <w:szCs w:val="21"/>
              </w:rPr>
            </w:pPr>
            <w:r>
              <w:rPr>
                <w:rFonts w:ascii="宋体" w:hAnsi="宋体" w:eastAsia="宋体"/>
                <w:szCs w:val="21"/>
              </w:rPr>
              <w:t>getCatName()</w:t>
            </w:r>
          </w:p>
        </w:tc>
        <w:tc>
          <w:tcPr>
            <w:tcW w:w="1643" w:type="dxa"/>
            <w:vAlign w:val="center"/>
          </w:tcPr>
          <w:p w14:paraId="601526F8">
            <w:pPr>
              <w:spacing w:line="360" w:lineRule="auto"/>
              <w:jc w:val="left"/>
              <w:rPr>
                <w:rFonts w:hint="eastAsia" w:ascii="宋体" w:hAnsi="宋体" w:eastAsia="宋体"/>
                <w:szCs w:val="21"/>
              </w:rPr>
            </w:pPr>
            <w:r>
              <w:rPr>
                <w:rFonts w:hint="eastAsia" w:ascii="宋体" w:hAnsi="宋体" w:eastAsia="宋体"/>
                <w:szCs w:val="21"/>
              </w:rPr>
              <w:t>varchar</w:t>
            </w:r>
          </w:p>
        </w:tc>
      </w:tr>
      <w:tr w14:paraId="2B5B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500C3448">
            <w:pPr>
              <w:spacing w:line="360" w:lineRule="auto"/>
              <w:jc w:val="left"/>
              <w:rPr>
                <w:rFonts w:hint="eastAsia" w:ascii="宋体" w:hAnsi="宋体" w:eastAsia="宋体"/>
                <w:szCs w:val="21"/>
              </w:rPr>
            </w:pPr>
            <w:r>
              <w:rPr>
                <w:rFonts w:ascii="宋体" w:hAnsi="宋体" w:eastAsia="宋体"/>
                <w:szCs w:val="21"/>
              </w:rPr>
              <w:t>设置猫咪品种</w:t>
            </w:r>
          </w:p>
        </w:tc>
        <w:tc>
          <w:tcPr>
            <w:tcW w:w="2613" w:type="dxa"/>
            <w:vAlign w:val="center"/>
          </w:tcPr>
          <w:p w14:paraId="7F3E8691">
            <w:pPr>
              <w:spacing w:line="360" w:lineRule="auto"/>
              <w:jc w:val="left"/>
              <w:rPr>
                <w:rFonts w:hint="eastAsia" w:ascii="宋体" w:hAnsi="宋体" w:eastAsia="宋体"/>
                <w:szCs w:val="21"/>
              </w:rPr>
            </w:pPr>
            <w:r>
              <w:rPr>
                <w:rFonts w:ascii="宋体" w:hAnsi="宋体" w:eastAsia="宋体"/>
                <w:szCs w:val="21"/>
              </w:rPr>
              <w:t>setBreed()</w:t>
            </w:r>
          </w:p>
        </w:tc>
        <w:tc>
          <w:tcPr>
            <w:tcW w:w="1643" w:type="dxa"/>
            <w:vAlign w:val="center"/>
          </w:tcPr>
          <w:p w14:paraId="1CBD75C5">
            <w:pPr>
              <w:spacing w:line="360" w:lineRule="auto"/>
              <w:jc w:val="left"/>
              <w:rPr>
                <w:rFonts w:hint="eastAsia" w:ascii="宋体" w:hAnsi="宋体" w:eastAsia="宋体"/>
                <w:szCs w:val="21"/>
              </w:rPr>
            </w:pPr>
            <w:r>
              <w:rPr>
                <w:rFonts w:ascii="宋体" w:hAnsi="宋体" w:eastAsia="宋体"/>
                <w:szCs w:val="21"/>
              </w:rPr>
              <w:t>bool</w:t>
            </w:r>
          </w:p>
        </w:tc>
      </w:tr>
      <w:tr w14:paraId="2701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92B0798">
            <w:pPr>
              <w:spacing w:line="360" w:lineRule="auto"/>
              <w:jc w:val="left"/>
              <w:rPr>
                <w:rFonts w:hint="eastAsia" w:ascii="宋体" w:hAnsi="宋体" w:eastAsia="宋体"/>
                <w:szCs w:val="21"/>
              </w:rPr>
            </w:pPr>
            <w:r>
              <w:rPr>
                <w:rFonts w:ascii="宋体" w:hAnsi="宋体" w:eastAsia="宋体"/>
                <w:szCs w:val="21"/>
              </w:rPr>
              <w:t>返回猫咪品种</w:t>
            </w:r>
          </w:p>
        </w:tc>
        <w:tc>
          <w:tcPr>
            <w:tcW w:w="2613" w:type="dxa"/>
            <w:vAlign w:val="center"/>
          </w:tcPr>
          <w:p w14:paraId="02CF5CC4">
            <w:pPr>
              <w:spacing w:line="360" w:lineRule="auto"/>
              <w:jc w:val="left"/>
              <w:rPr>
                <w:rFonts w:hint="eastAsia" w:ascii="宋体" w:hAnsi="宋体" w:eastAsia="宋体"/>
                <w:szCs w:val="21"/>
              </w:rPr>
            </w:pPr>
            <w:r>
              <w:rPr>
                <w:rFonts w:ascii="宋体" w:hAnsi="宋体" w:eastAsia="宋体"/>
                <w:szCs w:val="21"/>
              </w:rPr>
              <w:t>getBreed()</w:t>
            </w:r>
          </w:p>
        </w:tc>
        <w:tc>
          <w:tcPr>
            <w:tcW w:w="1643" w:type="dxa"/>
            <w:vAlign w:val="center"/>
          </w:tcPr>
          <w:p w14:paraId="68267922">
            <w:pPr>
              <w:spacing w:line="360" w:lineRule="auto"/>
              <w:jc w:val="left"/>
              <w:rPr>
                <w:rFonts w:hint="eastAsia" w:ascii="宋体" w:hAnsi="宋体" w:eastAsia="宋体"/>
                <w:szCs w:val="21"/>
              </w:rPr>
            </w:pPr>
            <w:r>
              <w:rPr>
                <w:rFonts w:hint="eastAsia" w:ascii="宋体" w:hAnsi="宋体" w:eastAsia="宋体"/>
                <w:szCs w:val="21"/>
              </w:rPr>
              <w:t>varchar</w:t>
            </w:r>
          </w:p>
        </w:tc>
      </w:tr>
      <w:tr w14:paraId="5D3F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10BF497">
            <w:pPr>
              <w:spacing w:line="360" w:lineRule="auto"/>
              <w:jc w:val="left"/>
              <w:rPr>
                <w:rFonts w:hint="eastAsia" w:ascii="宋体" w:hAnsi="宋体" w:eastAsia="宋体"/>
                <w:szCs w:val="21"/>
              </w:rPr>
            </w:pPr>
            <w:r>
              <w:rPr>
                <w:rFonts w:ascii="宋体" w:hAnsi="宋体" w:eastAsia="宋体"/>
                <w:szCs w:val="21"/>
              </w:rPr>
              <w:t>设置猫咪性别</w:t>
            </w:r>
          </w:p>
        </w:tc>
        <w:tc>
          <w:tcPr>
            <w:tcW w:w="2613" w:type="dxa"/>
            <w:vAlign w:val="center"/>
          </w:tcPr>
          <w:p w14:paraId="12B2EE4B">
            <w:pPr>
              <w:spacing w:line="360" w:lineRule="auto"/>
              <w:jc w:val="left"/>
              <w:rPr>
                <w:rFonts w:hint="eastAsia" w:ascii="宋体" w:hAnsi="宋体" w:eastAsia="宋体"/>
                <w:szCs w:val="21"/>
              </w:rPr>
            </w:pPr>
            <w:r>
              <w:rPr>
                <w:rFonts w:ascii="宋体" w:hAnsi="宋体" w:eastAsia="宋体"/>
                <w:szCs w:val="21"/>
              </w:rPr>
              <w:t>setGender()</w:t>
            </w:r>
          </w:p>
        </w:tc>
        <w:tc>
          <w:tcPr>
            <w:tcW w:w="1643" w:type="dxa"/>
            <w:vAlign w:val="center"/>
          </w:tcPr>
          <w:p w14:paraId="756C77E1">
            <w:pPr>
              <w:spacing w:line="360" w:lineRule="auto"/>
              <w:jc w:val="left"/>
              <w:rPr>
                <w:rFonts w:hint="eastAsia" w:ascii="宋体" w:hAnsi="宋体" w:eastAsia="宋体"/>
                <w:szCs w:val="21"/>
              </w:rPr>
            </w:pPr>
            <w:r>
              <w:rPr>
                <w:rFonts w:ascii="宋体" w:hAnsi="宋体" w:eastAsia="宋体"/>
                <w:szCs w:val="21"/>
              </w:rPr>
              <w:t>bool</w:t>
            </w:r>
          </w:p>
        </w:tc>
      </w:tr>
      <w:tr w14:paraId="3FB0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5CB8229">
            <w:pPr>
              <w:spacing w:line="360" w:lineRule="auto"/>
              <w:jc w:val="left"/>
              <w:rPr>
                <w:rFonts w:hint="eastAsia" w:ascii="宋体" w:hAnsi="宋体" w:eastAsia="宋体"/>
                <w:szCs w:val="21"/>
              </w:rPr>
            </w:pPr>
            <w:r>
              <w:rPr>
                <w:rFonts w:ascii="宋体" w:hAnsi="宋体" w:eastAsia="宋体"/>
                <w:szCs w:val="21"/>
              </w:rPr>
              <w:t>返回猫咪性别</w:t>
            </w:r>
          </w:p>
        </w:tc>
        <w:tc>
          <w:tcPr>
            <w:tcW w:w="2613" w:type="dxa"/>
            <w:vAlign w:val="center"/>
          </w:tcPr>
          <w:p w14:paraId="1B4D6385">
            <w:pPr>
              <w:spacing w:line="360" w:lineRule="auto"/>
              <w:jc w:val="left"/>
              <w:rPr>
                <w:rFonts w:hint="eastAsia" w:ascii="宋体" w:hAnsi="宋体" w:eastAsia="宋体"/>
                <w:szCs w:val="21"/>
              </w:rPr>
            </w:pPr>
            <w:r>
              <w:rPr>
                <w:rFonts w:ascii="宋体" w:hAnsi="宋体" w:eastAsia="宋体"/>
                <w:szCs w:val="21"/>
              </w:rPr>
              <w:t>getGender()</w:t>
            </w:r>
          </w:p>
        </w:tc>
        <w:tc>
          <w:tcPr>
            <w:tcW w:w="1643" w:type="dxa"/>
            <w:vAlign w:val="center"/>
          </w:tcPr>
          <w:p w14:paraId="02EFAC47">
            <w:pPr>
              <w:spacing w:line="360" w:lineRule="auto"/>
              <w:jc w:val="left"/>
              <w:rPr>
                <w:rFonts w:hint="eastAsia" w:ascii="宋体" w:hAnsi="宋体" w:eastAsia="宋体"/>
                <w:szCs w:val="21"/>
              </w:rPr>
            </w:pPr>
            <w:r>
              <w:rPr>
                <w:rFonts w:hint="eastAsia" w:ascii="宋体" w:hAnsi="宋体" w:eastAsia="宋体"/>
                <w:szCs w:val="21"/>
              </w:rPr>
              <w:t>varchar</w:t>
            </w:r>
          </w:p>
        </w:tc>
      </w:tr>
      <w:tr w14:paraId="34AB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DB9EED5">
            <w:pPr>
              <w:spacing w:line="360" w:lineRule="auto"/>
              <w:jc w:val="left"/>
              <w:rPr>
                <w:rFonts w:hint="eastAsia" w:ascii="宋体" w:hAnsi="宋体" w:eastAsia="宋体"/>
                <w:szCs w:val="21"/>
              </w:rPr>
            </w:pPr>
            <w:r>
              <w:rPr>
                <w:rFonts w:ascii="宋体" w:hAnsi="宋体" w:eastAsia="宋体"/>
                <w:szCs w:val="21"/>
              </w:rPr>
              <w:t>设置出生日期</w:t>
            </w:r>
          </w:p>
        </w:tc>
        <w:tc>
          <w:tcPr>
            <w:tcW w:w="2613" w:type="dxa"/>
            <w:vAlign w:val="center"/>
          </w:tcPr>
          <w:p w14:paraId="610C5B49">
            <w:pPr>
              <w:spacing w:line="360" w:lineRule="auto"/>
              <w:jc w:val="left"/>
              <w:rPr>
                <w:rFonts w:hint="eastAsia" w:ascii="宋体" w:hAnsi="宋体" w:eastAsia="宋体"/>
                <w:szCs w:val="21"/>
              </w:rPr>
            </w:pPr>
            <w:r>
              <w:rPr>
                <w:rFonts w:ascii="宋体" w:hAnsi="宋体" w:eastAsia="宋体"/>
                <w:szCs w:val="21"/>
              </w:rPr>
              <w:t>setDateOfBirth()</w:t>
            </w:r>
          </w:p>
        </w:tc>
        <w:tc>
          <w:tcPr>
            <w:tcW w:w="1643" w:type="dxa"/>
            <w:vAlign w:val="center"/>
          </w:tcPr>
          <w:p w14:paraId="3216EDBD">
            <w:pPr>
              <w:spacing w:line="360" w:lineRule="auto"/>
              <w:jc w:val="left"/>
              <w:rPr>
                <w:rFonts w:hint="eastAsia" w:ascii="宋体" w:hAnsi="宋体" w:eastAsia="宋体"/>
                <w:szCs w:val="21"/>
              </w:rPr>
            </w:pPr>
            <w:r>
              <w:rPr>
                <w:rFonts w:ascii="宋体" w:hAnsi="宋体" w:eastAsia="宋体"/>
                <w:szCs w:val="21"/>
              </w:rPr>
              <w:t>bool</w:t>
            </w:r>
          </w:p>
        </w:tc>
      </w:tr>
      <w:tr w14:paraId="0951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AB2A45F">
            <w:pPr>
              <w:spacing w:line="360" w:lineRule="auto"/>
              <w:jc w:val="left"/>
              <w:rPr>
                <w:rFonts w:hint="eastAsia" w:ascii="宋体" w:hAnsi="宋体" w:eastAsia="宋体"/>
                <w:szCs w:val="21"/>
              </w:rPr>
            </w:pPr>
            <w:r>
              <w:rPr>
                <w:rFonts w:ascii="宋体" w:hAnsi="宋体" w:eastAsia="宋体"/>
                <w:szCs w:val="21"/>
              </w:rPr>
              <w:t>返回出生日期</w:t>
            </w:r>
          </w:p>
        </w:tc>
        <w:tc>
          <w:tcPr>
            <w:tcW w:w="2613" w:type="dxa"/>
            <w:vAlign w:val="center"/>
          </w:tcPr>
          <w:p w14:paraId="2258918D">
            <w:pPr>
              <w:spacing w:line="360" w:lineRule="auto"/>
              <w:jc w:val="left"/>
              <w:rPr>
                <w:rFonts w:hint="eastAsia" w:ascii="宋体" w:hAnsi="宋体" w:eastAsia="宋体"/>
                <w:szCs w:val="21"/>
              </w:rPr>
            </w:pPr>
            <w:r>
              <w:rPr>
                <w:rFonts w:ascii="宋体" w:hAnsi="宋体" w:eastAsia="宋体"/>
                <w:szCs w:val="21"/>
              </w:rPr>
              <w:t>getDateOfBirth()</w:t>
            </w:r>
          </w:p>
        </w:tc>
        <w:tc>
          <w:tcPr>
            <w:tcW w:w="1643" w:type="dxa"/>
            <w:vAlign w:val="center"/>
          </w:tcPr>
          <w:p w14:paraId="3AD49B2D">
            <w:pPr>
              <w:spacing w:line="360" w:lineRule="auto"/>
              <w:jc w:val="left"/>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25D2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3812C3F">
            <w:pPr>
              <w:spacing w:line="360" w:lineRule="auto"/>
              <w:jc w:val="left"/>
              <w:rPr>
                <w:rFonts w:hint="eastAsia" w:ascii="宋体" w:hAnsi="宋体" w:eastAsia="宋体"/>
                <w:szCs w:val="21"/>
              </w:rPr>
            </w:pPr>
            <w:r>
              <w:rPr>
                <w:rFonts w:ascii="宋体" w:hAnsi="宋体" w:eastAsia="宋体"/>
                <w:szCs w:val="21"/>
              </w:rPr>
              <w:t>设置</w:t>
            </w:r>
            <w:r>
              <w:rPr>
                <w:rFonts w:hint="eastAsia" w:ascii="宋体" w:hAnsi="宋体" w:eastAsia="宋体"/>
                <w:szCs w:val="21"/>
              </w:rPr>
              <w:t>猫咪</w:t>
            </w:r>
            <w:r>
              <w:rPr>
                <w:rFonts w:ascii="宋体" w:hAnsi="宋体" w:eastAsia="宋体"/>
                <w:szCs w:val="21"/>
              </w:rPr>
              <w:t>状态</w:t>
            </w:r>
          </w:p>
        </w:tc>
        <w:tc>
          <w:tcPr>
            <w:tcW w:w="2613" w:type="dxa"/>
            <w:vAlign w:val="center"/>
          </w:tcPr>
          <w:p w14:paraId="2D8B210A">
            <w:pPr>
              <w:spacing w:line="360" w:lineRule="auto"/>
              <w:jc w:val="left"/>
              <w:rPr>
                <w:rFonts w:hint="eastAsia" w:ascii="宋体" w:hAnsi="宋体" w:eastAsia="宋体"/>
                <w:szCs w:val="21"/>
              </w:rPr>
            </w:pPr>
            <w:r>
              <w:rPr>
                <w:rFonts w:ascii="宋体" w:hAnsi="宋体" w:eastAsia="宋体"/>
                <w:szCs w:val="21"/>
              </w:rPr>
              <w:t>setWorkStatus()</w:t>
            </w:r>
          </w:p>
        </w:tc>
        <w:tc>
          <w:tcPr>
            <w:tcW w:w="1643" w:type="dxa"/>
            <w:vAlign w:val="center"/>
          </w:tcPr>
          <w:p w14:paraId="4D7F404B">
            <w:pPr>
              <w:spacing w:line="360" w:lineRule="auto"/>
              <w:jc w:val="left"/>
              <w:rPr>
                <w:rFonts w:hint="eastAsia" w:ascii="宋体" w:hAnsi="宋体" w:eastAsia="宋体"/>
                <w:szCs w:val="21"/>
              </w:rPr>
            </w:pPr>
            <w:r>
              <w:rPr>
                <w:rFonts w:ascii="宋体" w:hAnsi="宋体" w:eastAsia="宋体"/>
                <w:szCs w:val="21"/>
              </w:rPr>
              <w:t>bool</w:t>
            </w:r>
          </w:p>
        </w:tc>
      </w:tr>
      <w:tr w14:paraId="68C0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183573F">
            <w:pPr>
              <w:spacing w:line="360" w:lineRule="auto"/>
              <w:jc w:val="left"/>
              <w:rPr>
                <w:rFonts w:hint="eastAsia" w:ascii="宋体" w:hAnsi="宋体" w:eastAsia="宋体"/>
                <w:szCs w:val="21"/>
              </w:rPr>
            </w:pPr>
            <w:r>
              <w:rPr>
                <w:rFonts w:ascii="宋体" w:hAnsi="宋体" w:eastAsia="宋体"/>
                <w:szCs w:val="21"/>
              </w:rPr>
              <w:t>返回</w:t>
            </w:r>
            <w:r>
              <w:rPr>
                <w:rFonts w:hint="eastAsia" w:ascii="宋体" w:hAnsi="宋体" w:eastAsia="宋体"/>
                <w:szCs w:val="21"/>
              </w:rPr>
              <w:t>猫咪</w:t>
            </w:r>
            <w:r>
              <w:rPr>
                <w:rFonts w:ascii="宋体" w:hAnsi="宋体" w:eastAsia="宋体"/>
                <w:szCs w:val="21"/>
              </w:rPr>
              <w:t>状态</w:t>
            </w:r>
          </w:p>
        </w:tc>
        <w:tc>
          <w:tcPr>
            <w:tcW w:w="2613" w:type="dxa"/>
            <w:vAlign w:val="center"/>
          </w:tcPr>
          <w:p w14:paraId="76B6B7F1">
            <w:pPr>
              <w:spacing w:line="360" w:lineRule="auto"/>
              <w:jc w:val="left"/>
              <w:rPr>
                <w:rFonts w:hint="eastAsia" w:ascii="宋体" w:hAnsi="宋体" w:eastAsia="宋体"/>
                <w:szCs w:val="21"/>
              </w:rPr>
            </w:pPr>
            <w:r>
              <w:rPr>
                <w:rFonts w:ascii="宋体" w:hAnsi="宋体" w:eastAsia="宋体"/>
                <w:szCs w:val="21"/>
              </w:rPr>
              <w:t>getWorkStatus()</w:t>
            </w:r>
          </w:p>
        </w:tc>
        <w:tc>
          <w:tcPr>
            <w:tcW w:w="1643" w:type="dxa"/>
            <w:vAlign w:val="center"/>
          </w:tcPr>
          <w:p w14:paraId="5ABB9142">
            <w:pPr>
              <w:spacing w:line="360" w:lineRule="auto"/>
              <w:jc w:val="left"/>
              <w:rPr>
                <w:rFonts w:hint="eastAsia" w:ascii="宋体" w:hAnsi="宋体" w:eastAsia="宋体"/>
                <w:szCs w:val="21"/>
              </w:rPr>
            </w:pPr>
            <w:r>
              <w:rPr>
                <w:rFonts w:hint="eastAsia" w:ascii="宋体" w:hAnsi="宋体" w:eastAsia="宋体"/>
                <w:szCs w:val="21"/>
              </w:rPr>
              <w:t>varchar</w:t>
            </w:r>
          </w:p>
        </w:tc>
      </w:tr>
      <w:tr w14:paraId="3412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3C667C37">
            <w:pPr>
              <w:spacing w:line="360" w:lineRule="auto"/>
              <w:jc w:val="left"/>
              <w:rPr>
                <w:rFonts w:hint="eastAsia" w:ascii="宋体" w:hAnsi="宋体" w:eastAsia="宋体"/>
                <w:szCs w:val="21"/>
              </w:rPr>
            </w:pPr>
            <w:r>
              <w:rPr>
                <w:rFonts w:ascii="宋体" w:hAnsi="宋体" w:eastAsia="宋体"/>
                <w:szCs w:val="21"/>
              </w:rPr>
              <w:t>设置性格描述</w:t>
            </w:r>
          </w:p>
        </w:tc>
        <w:tc>
          <w:tcPr>
            <w:tcW w:w="2613" w:type="dxa"/>
            <w:vAlign w:val="center"/>
          </w:tcPr>
          <w:p w14:paraId="42B814FC">
            <w:pPr>
              <w:spacing w:line="360" w:lineRule="auto"/>
              <w:jc w:val="left"/>
              <w:rPr>
                <w:rFonts w:hint="eastAsia" w:ascii="宋体" w:hAnsi="宋体" w:eastAsia="宋体"/>
                <w:szCs w:val="21"/>
              </w:rPr>
            </w:pPr>
            <w:r>
              <w:rPr>
                <w:rFonts w:ascii="宋体" w:hAnsi="宋体" w:eastAsia="宋体"/>
                <w:szCs w:val="21"/>
              </w:rPr>
              <w:t>setPersonality()</w:t>
            </w:r>
          </w:p>
        </w:tc>
        <w:tc>
          <w:tcPr>
            <w:tcW w:w="1643" w:type="dxa"/>
            <w:vAlign w:val="center"/>
          </w:tcPr>
          <w:p w14:paraId="2B09DA92">
            <w:pPr>
              <w:spacing w:line="360" w:lineRule="auto"/>
              <w:jc w:val="left"/>
              <w:rPr>
                <w:rFonts w:hint="eastAsia" w:ascii="宋体" w:hAnsi="宋体" w:eastAsia="宋体"/>
                <w:szCs w:val="21"/>
              </w:rPr>
            </w:pPr>
            <w:r>
              <w:rPr>
                <w:rFonts w:ascii="宋体" w:hAnsi="宋体" w:eastAsia="宋体"/>
                <w:szCs w:val="21"/>
              </w:rPr>
              <w:t>bool</w:t>
            </w:r>
          </w:p>
        </w:tc>
      </w:tr>
      <w:tr w14:paraId="0EF6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50D1F68E">
            <w:pPr>
              <w:spacing w:line="360" w:lineRule="auto"/>
              <w:jc w:val="left"/>
              <w:rPr>
                <w:rFonts w:hint="eastAsia" w:ascii="宋体" w:hAnsi="宋体" w:eastAsia="宋体"/>
                <w:szCs w:val="21"/>
              </w:rPr>
            </w:pPr>
            <w:r>
              <w:rPr>
                <w:rFonts w:ascii="宋体" w:hAnsi="宋体" w:eastAsia="宋体"/>
                <w:szCs w:val="21"/>
              </w:rPr>
              <w:t>返回性格描述</w:t>
            </w:r>
          </w:p>
        </w:tc>
        <w:tc>
          <w:tcPr>
            <w:tcW w:w="2613" w:type="dxa"/>
            <w:vAlign w:val="center"/>
          </w:tcPr>
          <w:p w14:paraId="21EC7816">
            <w:pPr>
              <w:spacing w:line="360" w:lineRule="auto"/>
              <w:jc w:val="left"/>
              <w:rPr>
                <w:rFonts w:hint="eastAsia" w:ascii="宋体" w:hAnsi="宋体" w:eastAsia="宋体"/>
                <w:szCs w:val="21"/>
              </w:rPr>
            </w:pPr>
            <w:r>
              <w:rPr>
                <w:rFonts w:ascii="宋体" w:hAnsi="宋体" w:eastAsia="宋体"/>
                <w:szCs w:val="21"/>
              </w:rPr>
              <w:t>getPersonality()</w:t>
            </w:r>
          </w:p>
        </w:tc>
        <w:tc>
          <w:tcPr>
            <w:tcW w:w="1643" w:type="dxa"/>
            <w:vAlign w:val="center"/>
          </w:tcPr>
          <w:p w14:paraId="07C796F2">
            <w:pPr>
              <w:spacing w:line="360" w:lineRule="auto"/>
              <w:jc w:val="left"/>
              <w:rPr>
                <w:rFonts w:hint="eastAsia" w:ascii="宋体" w:hAnsi="宋体" w:eastAsia="宋体"/>
                <w:szCs w:val="21"/>
              </w:rPr>
            </w:pPr>
            <w:r>
              <w:rPr>
                <w:rFonts w:hint="eastAsia" w:ascii="宋体" w:hAnsi="宋体" w:eastAsia="宋体"/>
                <w:szCs w:val="21"/>
              </w:rPr>
              <w:t>text</w:t>
            </w:r>
          </w:p>
        </w:tc>
      </w:tr>
      <w:tr w14:paraId="1523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2F92CDC">
            <w:pPr>
              <w:spacing w:line="360" w:lineRule="auto"/>
              <w:jc w:val="left"/>
              <w:rPr>
                <w:rFonts w:hint="eastAsia" w:ascii="宋体" w:hAnsi="宋体" w:eastAsia="宋体"/>
                <w:szCs w:val="21"/>
              </w:rPr>
            </w:pPr>
            <w:r>
              <w:rPr>
                <w:rFonts w:ascii="宋体" w:hAnsi="宋体" w:eastAsia="宋体"/>
                <w:szCs w:val="21"/>
              </w:rPr>
              <w:t>更新猫咪照片</w:t>
            </w:r>
          </w:p>
        </w:tc>
        <w:tc>
          <w:tcPr>
            <w:tcW w:w="2613" w:type="dxa"/>
            <w:vAlign w:val="center"/>
          </w:tcPr>
          <w:p w14:paraId="4C3ABF86">
            <w:pPr>
              <w:spacing w:line="360" w:lineRule="auto"/>
              <w:jc w:val="left"/>
              <w:rPr>
                <w:rFonts w:hint="eastAsia" w:ascii="宋体" w:hAnsi="宋体" w:eastAsia="宋体"/>
                <w:szCs w:val="21"/>
              </w:rPr>
            </w:pPr>
            <w:r>
              <w:rPr>
                <w:rFonts w:ascii="宋体" w:hAnsi="宋体" w:eastAsia="宋体"/>
                <w:szCs w:val="21"/>
              </w:rPr>
              <w:t>updatePhoto()</w:t>
            </w:r>
          </w:p>
        </w:tc>
        <w:tc>
          <w:tcPr>
            <w:tcW w:w="1643" w:type="dxa"/>
            <w:vAlign w:val="center"/>
          </w:tcPr>
          <w:p w14:paraId="04D25C16">
            <w:pPr>
              <w:spacing w:line="360" w:lineRule="auto"/>
              <w:jc w:val="left"/>
              <w:rPr>
                <w:rFonts w:hint="eastAsia" w:ascii="宋体" w:hAnsi="宋体" w:eastAsia="宋体"/>
                <w:szCs w:val="21"/>
              </w:rPr>
            </w:pPr>
            <w:r>
              <w:rPr>
                <w:rFonts w:ascii="宋体" w:hAnsi="宋体" w:eastAsia="宋体"/>
                <w:szCs w:val="21"/>
              </w:rPr>
              <w:t>bool</w:t>
            </w:r>
          </w:p>
        </w:tc>
      </w:tr>
      <w:tr w14:paraId="55A7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D2911E3">
            <w:pPr>
              <w:spacing w:line="360" w:lineRule="auto"/>
              <w:jc w:val="left"/>
              <w:rPr>
                <w:rFonts w:hint="eastAsia" w:ascii="宋体" w:hAnsi="宋体" w:eastAsia="宋体"/>
                <w:szCs w:val="21"/>
              </w:rPr>
            </w:pPr>
            <w:r>
              <w:rPr>
                <w:rFonts w:ascii="宋体" w:hAnsi="宋体" w:eastAsia="宋体"/>
                <w:szCs w:val="21"/>
              </w:rPr>
              <w:t>返回照片URL</w:t>
            </w:r>
          </w:p>
        </w:tc>
        <w:tc>
          <w:tcPr>
            <w:tcW w:w="2613" w:type="dxa"/>
            <w:vAlign w:val="center"/>
          </w:tcPr>
          <w:p w14:paraId="7B9FE7C9">
            <w:pPr>
              <w:spacing w:line="360" w:lineRule="auto"/>
              <w:jc w:val="left"/>
              <w:rPr>
                <w:rFonts w:hint="eastAsia" w:ascii="宋体" w:hAnsi="宋体" w:eastAsia="宋体"/>
                <w:szCs w:val="21"/>
              </w:rPr>
            </w:pPr>
            <w:r>
              <w:rPr>
                <w:rFonts w:ascii="宋体" w:hAnsi="宋体" w:eastAsia="宋体"/>
                <w:szCs w:val="21"/>
              </w:rPr>
              <w:t>getPhotoUrl()</w:t>
            </w:r>
          </w:p>
        </w:tc>
        <w:tc>
          <w:tcPr>
            <w:tcW w:w="1643" w:type="dxa"/>
            <w:vAlign w:val="center"/>
          </w:tcPr>
          <w:p w14:paraId="408BFE4F">
            <w:pPr>
              <w:spacing w:line="360" w:lineRule="auto"/>
              <w:jc w:val="left"/>
              <w:rPr>
                <w:rFonts w:hint="eastAsia" w:ascii="宋体" w:hAnsi="宋体" w:eastAsia="宋体"/>
                <w:szCs w:val="21"/>
              </w:rPr>
            </w:pPr>
            <w:r>
              <w:rPr>
                <w:rFonts w:hint="eastAsia" w:ascii="宋体" w:hAnsi="宋体" w:eastAsia="宋体"/>
                <w:szCs w:val="21"/>
              </w:rPr>
              <w:t>varchar</w:t>
            </w:r>
          </w:p>
        </w:tc>
      </w:tr>
    </w:tbl>
    <w:p w14:paraId="271FE404">
      <w:pPr>
        <w:spacing w:line="360" w:lineRule="auto"/>
        <w:jc w:val="center"/>
        <w:rPr>
          <w:rFonts w:hint="eastAsia" w:ascii="宋体" w:hAnsi="宋体" w:eastAsia="宋体"/>
          <w:szCs w:val="21"/>
        </w:rPr>
      </w:pPr>
    </w:p>
    <w:p w14:paraId="0D7B267A">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szCs w:val="21"/>
        </w:rPr>
        <w:t>Product</w:t>
      </w:r>
      <w:r>
        <w:rPr>
          <w:rFonts w:ascii="宋体" w:hAnsi="宋体" w:eastAsia="宋体"/>
          <w:b/>
          <w:bCs/>
          <w:szCs w:val="21"/>
        </w:rPr>
        <w:t>（</w:t>
      </w:r>
      <w:r>
        <w:rPr>
          <w:rFonts w:hint="eastAsia" w:ascii="宋体" w:hAnsi="宋体" w:eastAsia="宋体"/>
          <w:b/>
          <w:bCs/>
          <w:szCs w:val="21"/>
        </w:rPr>
        <w:t>商品</w:t>
      </w:r>
      <w:r>
        <w:rPr>
          <w:rFonts w:ascii="宋体" w:hAnsi="宋体" w:eastAsia="宋体"/>
          <w:b/>
          <w:bCs/>
          <w:szCs w:val="21"/>
        </w:rPr>
        <w:t>类）</w:t>
      </w:r>
    </w:p>
    <w:p w14:paraId="487FD290">
      <w:pPr>
        <w:spacing w:line="360" w:lineRule="auto"/>
        <w:jc w:val="left"/>
        <w:rPr>
          <w:rFonts w:hint="eastAsia" w:ascii="宋体" w:hAnsi="宋体" w:eastAsia="宋体"/>
          <w:b/>
          <w:bCs/>
          <w:szCs w:val="21"/>
        </w:rPr>
      </w:pPr>
    </w:p>
    <w:p w14:paraId="6ABDB9A6">
      <w:pPr>
        <w:spacing w:line="360" w:lineRule="auto"/>
        <w:jc w:val="left"/>
        <w:rPr>
          <w:rFonts w:hint="eastAsia" w:ascii="宋体" w:hAnsi="宋体" w:eastAsia="宋体"/>
          <w:b/>
          <w:bCs/>
          <w:szCs w:val="21"/>
        </w:rPr>
      </w:pPr>
      <w:r>
        <w:rPr>
          <w:rFonts w:hint="eastAsia" w:ascii="宋体" w:hAnsi="宋体" w:eastAsia="宋体"/>
          <w:b/>
          <w:bCs/>
          <w:szCs w:val="21"/>
        </w:rPr>
        <w:t>属性表如表</w:t>
      </w:r>
      <w:r>
        <w:rPr>
          <w:rFonts w:ascii="宋体" w:hAnsi="宋体" w:eastAsia="宋体"/>
          <w:b/>
          <w:bCs/>
          <w:szCs w:val="21"/>
        </w:rPr>
        <w:t>3.2.5</w:t>
      </w:r>
      <w:r>
        <w:rPr>
          <w:rFonts w:hint="eastAsia" w:ascii="宋体" w:hAnsi="宋体" w:eastAsia="宋体"/>
          <w:b/>
          <w:bCs/>
          <w:szCs w:val="21"/>
        </w:rPr>
        <w:t>所示：</w:t>
      </w:r>
    </w:p>
    <w:p w14:paraId="0B87FF42">
      <w:pPr>
        <w:spacing w:line="360" w:lineRule="auto"/>
        <w:jc w:val="center"/>
        <w:rPr>
          <w:rFonts w:hint="eastAsia" w:ascii="宋体" w:hAnsi="宋体" w:eastAsia="宋体"/>
          <w:szCs w:val="21"/>
        </w:rPr>
      </w:pPr>
      <w:r>
        <w:rPr>
          <w:rFonts w:ascii="宋体" w:hAnsi="宋体" w:eastAsia="宋体"/>
          <w:szCs w:val="21"/>
        </w:rPr>
        <w:t xml:space="preserve">表3.2.5 </w:t>
      </w:r>
      <w:r>
        <w:rPr>
          <w:rFonts w:hint="eastAsia" w:ascii="宋体" w:hAnsi="宋体" w:eastAsia="宋体"/>
          <w:szCs w:val="21"/>
        </w:rPr>
        <w:t>Product</w:t>
      </w:r>
      <w:r>
        <w:rPr>
          <w:rFonts w:ascii="宋体" w:hAnsi="宋体" w:eastAsia="宋体"/>
          <w:szCs w:val="21"/>
        </w:rPr>
        <w:t>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3102"/>
        <w:gridCol w:w="1438"/>
      </w:tblGrid>
      <w:tr w14:paraId="3BBB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B58344E">
            <w:pPr>
              <w:spacing w:line="360" w:lineRule="auto"/>
              <w:jc w:val="left"/>
              <w:rPr>
                <w:rFonts w:hint="eastAsia" w:ascii="宋体" w:hAnsi="宋体" w:eastAsia="宋体"/>
                <w:szCs w:val="21"/>
              </w:rPr>
            </w:pPr>
            <w:r>
              <w:rPr>
                <w:rFonts w:ascii="宋体" w:hAnsi="宋体" w:eastAsia="宋体"/>
                <w:szCs w:val="21"/>
              </w:rPr>
              <w:t>中文名</w:t>
            </w:r>
          </w:p>
        </w:tc>
        <w:tc>
          <w:tcPr>
            <w:tcW w:w="3102" w:type="dxa"/>
            <w:tcBorders>
              <w:top w:val="single" w:color="auto" w:sz="4" w:space="0"/>
              <w:left w:val="single" w:color="auto" w:sz="4" w:space="0"/>
              <w:bottom w:val="single" w:color="auto" w:sz="4" w:space="0"/>
              <w:right w:val="single" w:color="auto" w:sz="4" w:space="0"/>
            </w:tcBorders>
            <w:vAlign w:val="center"/>
          </w:tcPr>
          <w:p w14:paraId="01DB906C">
            <w:pPr>
              <w:spacing w:line="360" w:lineRule="auto"/>
              <w:jc w:val="left"/>
              <w:rPr>
                <w:rFonts w:hint="eastAsia" w:ascii="宋体" w:hAnsi="宋体" w:eastAsia="宋体"/>
                <w:szCs w:val="21"/>
              </w:rPr>
            </w:pPr>
            <w:r>
              <w:rPr>
                <w:rFonts w:ascii="宋体" w:hAnsi="宋体" w:eastAsia="宋体"/>
                <w:szCs w:val="21"/>
              </w:rPr>
              <w:t>英文名</w:t>
            </w:r>
          </w:p>
        </w:tc>
        <w:tc>
          <w:tcPr>
            <w:tcW w:w="1438" w:type="dxa"/>
            <w:tcBorders>
              <w:top w:val="single" w:color="auto" w:sz="4" w:space="0"/>
              <w:left w:val="single" w:color="auto" w:sz="4" w:space="0"/>
              <w:bottom w:val="single" w:color="auto" w:sz="4" w:space="0"/>
              <w:right w:val="single" w:color="auto" w:sz="4" w:space="0"/>
            </w:tcBorders>
            <w:vAlign w:val="center"/>
          </w:tcPr>
          <w:p w14:paraId="5F402AEA">
            <w:pPr>
              <w:spacing w:line="360" w:lineRule="auto"/>
              <w:jc w:val="left"/>
              <w:rPr>
                <w:rFonts w:hint="eastAsia" w:ascii="宋体" w:hAnsi="宋体" w:eastAsia="宋体"/>
                <w:szCs w:val="21"/>
              </w:rPr>
            </w:pPr>
            <w:r>
              <w:rPr>
                <w:rFonts w:ascii="宋体" w:hAnsi="宋体" w:eastAsia="宋体"/>
                <w:szCs w:val="21"/>
              </w:rPr>
              <w:t>数据类型</w:t>
            </w:r>
          </w:p>
        </w:tc>
      </w:tr>
      <w:tr w14:paraId="69B5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1BDBCE26">
            <w:pPr>
              <w:spacing w:line="360" w:lineRule="auto"/>
              <w:jc w:val="left"/>
              <w:rPr>
                <w:rFonts w:hint="eastAsia" w:ascii="宋体" w:hAnsi="宋体" w:eastAsia="宋体"/>
                <w:szCs w:val="21"/>
              </w:rPr>
            </w:pPr>
            <w:r>
              <w:rPr>
                <w:rFonts w:ascii="宋体" w:hAnsi="宋体" w:eastAsia="宋体"/>
                <w:szCs w:val="21"/>
              </w:rPr>
              <w:t>设置商品名称</w:t>
            </w:r>
          </w:p>
        </w:tc>
        <w:tc>
          <w:tcPr>
            <w:tcW w:w="3102" w:type="dxa"/>
            <w:tcBorders>
              <w:top w:val="single" w:color="auto" w:sz="4" w:space="0"/>
              <w:left w:val="single" w:color="auto" w:sz="4" w:space="0"/>
              <w:bottom w:val="single" w:color="auto" w:sz="4" w:space="0"/>
              <w:right w:val="single" w:color="auto" w:sz="4" w:space="0"/>
            </w:tcBorders>
            <w:vAlign w:val="center"/>
          </w:tcPr>
          <w:p w14:paraId="5A804C5D">
            <w:pPr>
              <w:spacing w:line="360" w:lineRule="auto"/>
              <w:jc w:val="left"/>
              <w:rPr>
                <w:rFonts w:hint="eastAsia" w:ascii="宋体" w:hAnsi="宋体" w:eastAsia="宋体"/>
                <w:szCs w:val="21"/>
              </w:rPr>
            </w:pPr>
            <w:r>
              <w:rPr>
                <w:rFonts w:ascii="宋体" w:hAnsi="宋体" w:eastAsia="宋体"/>
                <w:szCs w:val="21"/>
              </w:rPr>
              <w:t>setProductName()</w:t>
            </w:r>
          </w:p>
        </w:tc>
        <w:tc>
          <w:tcPr>
            <w:tcW w:w="1438" w:type="dxa"/>
            <w:tcBorders>
              <w:top w:val="single" w:color="auto" w:sz="4" w:space="0"/>
              <w:left w:val="single" w:color="auto" w:sz="4" w:space="0"/>
              <w:bottom w:val="single" w:color="auto" w:sz="4" w:space="0"/>
              <w:right w:val="single" w:color="auto" w:sz="4" w:space="0"/>
            </w:tcBorders>
            <w:vAlign w:val="center"/>
          </w:tcPr>
          <w:p w14:paraId="06FE6D58">
            <w:pPr>
              <w:spacing w:line="360" w:lineRule="auto"/>
              <w:jc w:val="left"/>
              <w:rPr>
                <w:rFonts w:hint="eastAsia" w:ascii="宋体" w:hAnsi="宋体" w:eastAsia="宋体"/>
                <w:szCs w:val="21"/>
              </w:rPr>
            </w:pPr>
            <w:r>
              <w:rPr>
                <w:rFonts w:ascii="宋体" w:hAnsi="宋体" w:eastAsia="宋体"/>
                <w:szCs w:val="21"/>
              </w:rPr>
              <w:t>bool</w:t>
            </w:r>
          </w:p>
        </w:tc>
      </w:tr>
      <w:tr w14:paraId="7D69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54E123C">
            <w:pPr>
              <w:spacing w:line="360" w:lineRule="auto"/>
              <w:jc w:val="left"/>
              <w:rPr>
                <w:rFonts w:hint="eastAsia" w:ascii="宋体" w:hAnsi="宋体" w:eastAsia="宋体"/>
                <w:szCs w:val="21"/>
              </w:rPr>
            </w:pPr>
            <w:r>
              <w:rPr>
                <w:rFonts w:ascii="宋体" w:hAnsi="宋体" w:eastAsia="宋体"/>
                <w:szCs w:val="21"/>
              </w:rPr>
              <w:t>返回商品名称</w:t>
            </w:r>
          </w:p>
        </w:tc>
        <w:tc>
          <w:tcPr>
            <w:tcW w:w="3102" w:type="dxa"/>
            <w:tcBorders>
              <w:top w:val="single" w:color="auto" w:sz="4" w:space="0"/>
              <w:left w:val="single" w:color="auto" w:sz="4" w:space="0"/>
              <w:bottom w:val="single" w:color="auto" w:sz="4" w:space="0"/>
              <w:right w:val="single" w:color="auto" w:sz="4" w:space="0"/>
            </w:tcBorders>
            <w:vAlign w:val="center"/>
          </w:tcPr>
          <w:p w14:paraId="4F1E7C9C">
            <w:pPr>
              <w:spacing w:line="360" w:lineRule="auto"/>
              <w:jc w:val="left"/>
              <w:rPr>
                <w:rFonts w:hint="eastAsia" w:ascii="宋体" w:hAnsi="宋体" w:eastAsia="宋体"/>
                <w:szCs w:val="21"/>
              </w:rPr>
            </w:pPr>
            <w:r>
              <w:rPr>
                <w:rFonts w:ascii="宋体" w:hAnsi="宋体" w:eastAsia="宋体"/>
                <w:szCs w:val="21"/>
              </w:rPr>
              <w:t>getProductName()</w:t>
            </w:r>
          </w:p>
        </w:tc>
        <w:tc>
          <w:tcPr>
            <w:tcW w:w="1438" w:type="dxa"/>
            <w:tcBorders>
              <w:top w:val="single" w:color="auto" w:sz="4" w:space="0"/>
              <w:left w:val="single" w:color="auto" w:sz="4" w:space="0"/>
              <w:bottom w:val="single" w:color="auto" w:sz="4" w:space="0"/>
              <w:right w:val="single" w:color="auto" w:sz="4" w:space="0"/>
            </w:tcBorders>
            <w:vAlign w:val="center"/>
          </w:tcPr>
          <w:p w14:paraId="5F9F4D67">
            <w:pPr>
              <w:spacing w:line="360" w:lineRule="auto"/>
              <w:jc w:val="left"/>
              <w:rPr>
                <w:rFonts w:hint="eastAsia" w:ascii="宋体" w:hAnsi="宋体" w:eastAsia="宋体"/>
                <w:szCs w:val="21"/>
              </w:rPr>
            </w:pPr>
            <w:r>
              <w:rPr>
                <w:rFonts w:hint="eastAsia" w:ascii="宋体" w:hAnsi="宋体" w:eastAsia="宋体"/>
                <w:szCs w:val="21"/>
              </w:rPr>
              <w:t>varchar</w:t>
            </w:r>
          </w:p>
        </w:tc>
      </w:tr>
      <w:tr w14:paraId="7EA8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4CFCAEAB">
            <w:pPr>
              <w:spacing w:line="360" w:lineRule="auto"/>
              <w:jc w:val="left"/>
              <w:rPr>
                <w:rFonts w:hint="eastAsia" w:ascii="宋体" w:hAnsi="宋体" w:eastAsia="宋体"/>
                <w:szCs w:val="21"/>
              </w:rPr>
            </w:pPr>
            <w:r>
              <w:rPr>
                <w:rFonts w:ascii="宋体" w:hAnsi="宋体" w:eastAsia="宋体"/>
                <w:szCs w:val="21"/>
              </w:rPr>
              <w:t>设置商品分类</w:t>
            </w:r>
          </w:p>
        </w:tc>
        <w:tc>
          <w:tcPr>
            <w:tcW w:w="3102" w:type="dxa"/>
            <w:tcBorders>
              <w:top w:val="single" w:color="auto" w:sz="4" w:space="0"/>
              <w:left w:val="single" w:color="auto" w:sz="4" w:space="0"/>
              <w:bottom w:val="single" w:color="auto" w:sz="4" w:space="0"/>
              <w:right w:val="single" w:color="auto" w:sz="4" w:space="0"/>
            </w:tcBorders>
            <w:vAlign w:val="center"/>
          </w:tcPr>
          <w:p w14:paraId="14C5C6E4">
            <w:pPr>
              <w:spacing w:line="360" w:lineRule="auto"/>
              <w:jc w:val="left"/>
              <w:rPr>
                <w:rFonts w:hint="eastAsia" w:ascii="宋体" w:hAnsi="宋体" w:eastAsia="宋体"/>
                <w:szCs w:val="21"/>
              </w:rPr>
            </w:pPr>
            <w:r>
              <w:rPr>
                <w:rFonts w:ascii="宋体" w:hAnsi="宋体" w:eastAsia="宋体"/>
                <w:szCs w:val="21"/>
              </w:rPr>
              <w:t>setCategory()</w:t>
            </w:r>
          </w:p>
        </w:tc>
        <w:tc>
          <w:tcPr>
            <w:tcW w:w="1438" w:type="dxa"/>
            <w:tcBorders>
              <w:top w:val="single" w:color="auto" w:sz="4" w:space="0"/>
              <w:left w:val="single" w:color="auto" w:sz="4" w:space="0"/>
              <w:bottom w:val="single" w:color="auto" w:sz="4" w:space="0"/>
              <w:right w:val="single" w:color="auto" w:sz="4" w:space="0"/>
            </w:tcBorders>
            <w:vAlign w:val="center"/>
          </w:tcPr>
          <w:p w14:paraId="026BDA78">
            <w:pPr>
              <w:spacing w:line="360" w:lineRule="auto"/>
              <w:jc w:val="left"/>
              <w:rPr>
                <w:rFonts w:hint="eastAsia" w:ascii="宋体" w:hAnsi="宋体" w:eastAsia="宋体"/>
                <w:szCs w:val="21"/>
              </w:rPr>
            </w:pPr>
            <w:r>
              <w:rPr>
                <w:rFonts w:ascii="宋体" w:hAnsi="宋体" w:eastAsia="宋体"/>
                <w:szCs w:val="21"/>
              </w:rPr>
              <w:t>bool</w:t>
            </w:r>
          </w:p>
        </w:tc>
      </w:tr>
      <w:tr w14:paraId="106C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307BB974">
            <w:pPr>
              <w:spacing w:line="360" w:lineRule="auto"/>
              <w:jc w:val="left"/>
              <w:rPr>
                <w:rFonts w:hint="eastAsia" w:ascii="宋体" w:hAnsi="宋体" w:eastAsia="宋体"/>
                <w:szCs w:val="21"/>
              </w:rPr>
            </w:pPr>
            <w:r>
              <w:rPr>
                <w:rFonts w:ascii="宋体" w:hAnsi="宋体" w:eastAsia="宋体"/>
                <w:szCs w:val="21"/>
              </w:rPr>
              <w:t>返回商品分类</w:t>
            </w:r>
          </w:p>
        </w:tc>
        <w:tc>
          <w:tcPr>
            <w:tcW w:w="3102" w:type="dxa"/>
            <w:tcBorders>
              <w:top w:val="single" w:color="auto" w:sz="4" w:space="0"/>
              <w:left w:val="single" w:color="auto" w:sz="4" w:space="0"/>
              <w:bottom w:val="single" w:color="auto" w:sz="4" w:space="0"/>
              <w:right w:val="single" w:color="auto" w:sz="4" w:space="0"/>
            </w:tcBorders>
            <w:vAlign w:val="center"/>
          </w:tcPr>
          <w:p w14:paraId="15867687">
            <w:pPr>
              <w:spacing w:line="360" w:lineRule="auto"/>
              <w:jc w:val="left"/>
              <w:rPr>
                <w:rFonts w:hint="eastAsia" w:ascii="宋体" w:hAnsi="宋体" w:eastAsia="宋体"/>
                <w:szCs w:val="21"/>
              </w:rPr>
            </w:pPr>
            <w:r>
              <w:rPr>
                <w:rFonts w:ascii="宋体" w:hAnsi="宋体" w:eastAsia="宋体"/>
                <w:szCs w:val="21"/>
              </w:rPr>
              <w:t>getCategory()</w:t>
            </w:r>
          </w:p>
        </w:tc>
        <w:tc>
          <w:tcPr>
            <w:tcW w:w="1438" w:type="dxa"/>
            <w:tcBorders>
              <w:top w:val="single" w:color="auto" w:sz="4" w:space="0"/>
              <w:left w:val="single" w:color="auto" w:sz="4" w:space="0"/>
              <w:bottom w:val="single" w:color="auto" w:sz="4" w:space="0"/>
              <w:right w:val="single" w:color="auto" w:sz="4" w:space="0"/>
            </w:tcBorders>
            <w:vAlign w:val="center"/>
          </w:tcPr>
          <w:p w14:paraId="627DD549">
            <w:pPr>
              <w:spacing w:line="360" w:lineRule="auto"/>
              <w:jc w:val="left"/>
              <w:rPr>
                <w:rFonts w:hint="eastAsia" w:ascii="宋体" w:hAnsi="宋体" w:eastAsia="宋体"/>
                <w:szCs w:val="21"/>
              </w:rPr>
            </w:pPr>
            <w:r>
              <w:rPr>
                <w:rFonts w:hint="eastAsia" w:ascii="宋体" w:hAnsi="宋体" w:eastAsia="宋体"/>
                <w:szCs w:val="21"/>
              </w:rPr>
              <w:t>varchar</w:t>
            </w:r>
          </w:p>
        </w:tc>
      </w:tr>
      <w:tr w14:paraId="4C26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2101B782">
            <w:pPr>
              <w:spacing w:line="360" w:lineRule="auto"/>
              <w:jc w:val="left"/>
              <w:rPr>
                <w:rFonts w:hint="eastAsia" w:ascii="宋体" w:hAnsi="宋体" w:eastAsia="宋体"/>
                <w:szCs w:val="21"/>
              </w:rPr>
            </w:pPr>
            <w:r>
              <w:rPr>
                <w:rFonts w:ascii="宋体" w:hAnsi="宋体" w:eastAsia="宋体"/>
                <w:szCs w:val="21"/>
              </w:rPr>
              <w:t>设置商品价格</w:t>
            </w:r>
          </w:p>
        </w:tc>
        <w:tc>
          <w:tcPr>
            <w:tcW w:w="3102" w:type="dxa"/>
            <w:tcBorders>
              <w:top w:val="single" w:color="auto" w:sz="4" w:space="0"/>
              <w:left w:val="single" w:color="auto" w:sz="4" w:space="0"/>
              <w:bottom w:val="single" w:color="auto" w:sz="4" w:space="0"/>
              <w:right w:val="single" w:color="auto" w:sz="4" w:space="0"/>
            </w:tcBorders>
            <w:vAlign w:val="center"/>
          </w:tcPr>
          <w:p w14:paraId="59E9C9EC">
            <w:pPr>
              <w:spacing w:line="360" w:lineRule="auto"/>
              <w:jc w:val="left"/>
              <w:rPr>
                <w:rFonts w:hint="eastAsia" w:ascii="宋体" w:hAnsi="宋体" w:eastAsia="宋体"/>
                <w:szCs w:val="21"/>
              </w:rPr>
            </w:pPr>
            <w:r>
              <w:rPr>
                <w:rFonts w:ascii="宋体" w:hAnsi="宋体" w:eastAsia="宋体"/>
                <w:szCs w:val="21"/>
              </w:rPr>
              <w:t>setPrice()</w:t>
            </w:r>
          </w:p>
        </w:tc>
        <w:tc>
          <w:tcPr>
            <w:tcW w:w="1438" w:type="dxa"/>
            <w:tcBorders>
              <w:top w:val="single" w:color="auto" w:sz="4" w:space="0"/>
              <w:left w:val="single" w:color="auto" w:sz="4" w:space="0"/>
              <w:bottom w:val="single" w:color="auto" w:sz="4" w:space="0"/>
              <w:right w:val="single" w:color="auto" w:sz="4" w:space="0"/>
            </w:tcBorders>
            <w:vAlign w:val="center"/>
          </w:tcPr>
          <w:p w14:paraId="78F43873">
            <w:pPr>
              <w:spacing w:line="360" w:lineRule="auto"/>
              <w:jc w:val="left"/>
              <w:rPr>
                <w:rFonts w:hint="eastAsia" w:ascii="宋体" w:hAnsi="宋体" w:eastAsia="宋体"/>
                <w:szCs w:val="21"/>
              </w:rPr>
            </w:pPr>
            <w:r>
              <w:rPr>
                <w:rFonts w:ascii="宋体" w:hAnsi="宋体" w:eastAsia="宋体"/>
                <w:szCs w:val="21"/>
              </w:rPr>
              <w:t>bool</w:t>
            </w:r>
          </w:p>
        </w:tc>
      </w:tr>
      <w:tr w14:paraId="2837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DDCE360">
            <w:pPr>
              <w:spacing w:line="360" w:lineRule="auto"/>
              <w:jc w:val="left"/>
              <w:rPr>
                <w:rFonts w:hint="eastAsia" w:ascii="宋体" w:hAnsi="宋体" w:eastAsia="宋体"/>
                <w:szCs w:val="21"/>
              </w:rPr>
            </w:pPr>
            <w:r>
              <w:rPr>
                <w:rFonts w:ascii="宋体" w:hAnsi="宋体" w:eastAsia="宋体"/>
                <w:szCs w:val="21"/>
              </w:rPr>
              <w:t>返回商品价格</w:t>
            </w:r>
          </w:p>
        </w:tc>
        <w:tc>
          <w:tcPr>
            <w:tcW w:w="3102" w:type="dxa"/>
            <w:tcBorders>
              <w:top w:val="single" w:color="auto" w:sz="4" w:space="0"/>
              <w:left w:val="single" w:color="auto" w:sz="4" w:space="0"/>
              <w:bottom w:val="single" w:color="auto" w:sz="4" w:space="0"/>
              <w:right w:val="single" w:color="auto" w:sz="4" w:space="0"/>
            </w:tcBorders>
            <w:vAlign w:val="center"/>
          </w:tcPr>
          <w:p w14:paraId="1E0BE731">
            <w:pPr>
              <w:spacing w:line="360" w:lineRule="auto"/>
              <w:jc w:val="left"/>
              <w:rPr>
                <w:rFonts w:hint="eastAsia" w:ascii="宋体" w:hAnsi="宋体" w:eastAsia="宋体"/>
                <w:szCs w:val="21"/>
              </w:rPr>
            </w:pPr>
            <w:r>
              <w:rPr>
                <w:rFonts w:ascii="宋体" w:hAnsi="宋体" w:eastAsia="宋体"/>
                <w:szCs w:val="21"/>
              </w:rPr>
              <w:t>getPrice()</w:t>
            </w:r>
          </w:p>
        </w:tc>
        <w:tc>
          <w:tcPr>
            <w:tcW w:w="1438" w:type="dxa"/>
            <w:tcBorders>
              <w:top w:val="single" w:color="auto" w:sz="4" w:space="0"/>
              <w:left w:val="single" w:color="auto" w:sz="4" w:space="0"/>
              <w:bottom w:val="single" w:color="auto" w:sz="4" w:space="0"/>
              <w:right w:val="single" w:color="auto" w:sz="4" w:space="0"/>
            </w:tcBorders>
            <w:vAlign w:val="center"/>
          </w:tcPr>
          <w:p w14:paraId="49B10C74">
            <w:pPr>
              <w:spacing w:line="360" w:lineRule="auto"/>
              <w:jc w:val="left"/>
              <w:rPr>
                <w:rFonts w:hint="eastAsia" w:ascii="宋体" w:hAnsi="宋体" w:eastAsia="宋体"/>
                <w:szCs w:val="21"/>
              </w:rPr>
            </w:pPr>
            <w:r>
              <w:rPr>
                <w:rFonts w:ascii="宋体" w:hAnsi="宋体" w:eastAsia="宋体"/>
                <w:szCs w:val="21"/>
              </w:rPr>
              <w:t>Decimal</w:t>
            </w:r>
          </w:p>
        </w:tc>
      </w:tr>
      <w:tr w14:paraId="2C8B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AFBC541">
            <w:pPr>
              <w:spacing w:line="360" w:lineRule="auto"/>
              <w:jc w:val="left"/>
              <w:rPr>
                <w:rFonts w:hint="eastAsia" w:ascii="宋体" w:hAnsi="宋体" w:eastAsia="宋体"/>
                <w:szCs w:val="21"/>
              </w:rPr>
            </w:pPr>
            <w:r>
              <w:rPr>
                <w:rFonts w:ascii="宋体" w:hAnsi="宋体" w:eastAsia="宋体"/>
                <w:szCs w:val="21"/>
              </w:rPr>
              <w:t>设置库存数量</w:t>
            </w:r>
          </w:p>
        </w:tc>
        <w:tc>
          <w:tcPr>
            <w:tcW w:w="3102" w:type="dxa"/>
            <w:tcBorders>
              <w:top w:val="single" w:color="auto" w:sz="4" w:space="0"/>
              <w:left w:val="single" w:color="auto" w:sz="4" w:space="0"/>
              <w:bottom w:val="single" w:color="auto" w:sz="4" w:space="0"/>
              <w:right w:val="single" w:color="auto" w:sz="4" w:space="0"/>
            </w:tcBorders>
            <w:vAlign w:val="center"/>
          </w:tcPr>
          <w:p w14:paraId="27CB3F02">
            <w:pPr>
              <w:spacing w:line="360" w:lineRule="auto"/>
              <w:jc w:val="left"/>
              <w:rPr>
                <w:rFonts w:hint="eastAsia" w:ascii="宋体" w:hAnsi="宋体" w:eastAsia="宋体"/>
                <w:szCs w:val="21"/>
              </w:rPr>
            </w:pPr>
            <w:r>
              <w:rPr>
                <w:rFonts w:ascii="宋体" w:hAnsi="宋体" w:eastAsia="宋体"/>
                <w:szCs w:val="21"/>
              </w:rPr>
              <w:t>setStockQuantity()</w:t>
            </w:r>
          </w:p>
        </w:tc>
        <w:tc>
          <w:tcPr>
            <w:tcW w:w="1438" w:type="dxa"/>
            <w:tcBorders>
              <w:top w:val="single" w:color="auto" w:sz="4" w:space="0"/>
              <w:left w:val="single" w:color="auto" w:sz="4" w:space="0"/>
              <w:bottom w:val="single" w:color="auto" w:sz="4" w:space="0"/>
              <w:right w:val="single" w:color="auto" w:sz="4" w:space="0"/>
            </w:tcBorders>
            <w:vAlign w:val="center"/>
          </w:tcPr>
          <w:p w14:paraId="3B3CF4E3">
            <w:pPr>
              <w:spacing w:line="360" w:lineRule="auto"/>
              <w:jc w:val="left"/>
              <w:rPr>
                <w:rFonts w:hint="eastAsia" w:ascii="宋体" w:hAnsi="宋体" w:eastAsia="宋体"/>
                <w:szCs w:val="21"/>
              </w:rPr>
            </w:pPr>
            <w:r>
              <w:rPr>
                <w:rFonts w:ascii="宋体" w:hAnsi="宋体" w:eastAsia="宋体"/>
                <w:szCs w:val="21"/>
              </w:rPr>
              <w:t>bool</w:t>
            </w:r>
          </w:p>
        </w:tc>
      </w:tr>
      <w:tr w14:paraId="4B32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D15F2E5">
            <w:pPr>
              <w:spacing w:line="360" w:lineRule="auto"/>
              <w:jc w:val="left"/>
              <w:rPr>
                <w:rFonts w:hint="eastAsia" w:ascii="宋体" w:hAnsi="宋体" w:eastAsia="宋体"/>
                <w:szCs w:val="21"/>
              </w:rPr>
            </w:pPr>
            <w:r>
              <w:rPr>
                <w:rFonts w:ascii="宋体" w:hAnsi="宋体" w:eastAsia="宋体"/>
                <w:szCs w:val="21"/>
              </w:rPr>
              <w:t>返回库存数量</w:t>
            </w:r>
          </w:p>
        </w:tc>
        <w:tc>
          <w:tcPr>
            <w:tcW w:w="3102" w:type="dxa"/>
            <w:tcBorders>
              <w:top w:val="single" w:color="auto" w:sz="4" w:space="0"/>
              <w:left w:val="single" w:color="auto" w:sz="4" w:space="0"/>
              <w:bottom w:val="single" w:color="auto" w:sz="4" w:space="0"/>
              <w:right w:val="single" w:color="auto" w:sz="4" w:space="0"/>
            </w:tcBorders>
            <w:vAlign w:val="center"/>
          </w:tcPr>
          <w:p w14:paraId="4E143B78">
            <w:pPr>
              <w:spacing w:line="360" w:lineRule="auto"/>
              <w:jc w:val="left"/>
              <w:rPr>
                <w:rFonts w:hint="eastAsia" w:ascii="宋体" w:hAnsi="宋体" w:eastAsia="宋体"/>
                <w:szCs w:val="21"/>
              </w:rPr>
            </w:pPr>
            <w:r>
              <w:rPr>
                <w:rFonts w:ascii="宋体" w:hAnsi="宋体" w:eastAsia="宋体"/>
                <w:szCs w:val="21"/>
              </w:rPr>
              <w:t>getStockQuantity()</w:t>
            </w:r>
          </w:p>
        </w:tc>
        <w:tc>
          <w:tcPr>
            <w:tcW w:w="1438" w:type="dxa"/>
            <w:tcBorders>
              <w:top w:val="single" w:color="auto" w:sz="4" w:space="0"/>
              <w:left w:val="single" w:color="auto" w:sz="4" w:space="0"/>
              <w:bottom w:val="single" w:color="auto" w:sz="4" w:space="0"/>
              <w:right w:val="single" w:color="auto" w:sz="4" w:space="0"/>
            </w:tcBorders>
            <w:vAlign w:val="center"/>
          </w:tcPr>
          <w:p w14:paraId="793A433B">
            <w:pPr>
              <w:spacing w:line="360" w:lineRule="auto"/>
              <w:jc w:val="left"/>
              <w:rPr>
                <w:rFonts w:hint="eastAsia" w:ascii="宋体" w:hAnsi="宋体" w:eastAsia="宋体"/>
                <w:szCs w:val="21"/>
              </w:rPr>
            </w:pPr>
            <w:r>
              <w:rPr>
                <w:rFonts w:ascii="宋体" w:hAnsi="宋体" w:eastAsia="宋体"/>
                <w:szCs w:val="21"/>
              </w:rPr>
              <w:t>int</w:t>
            </w:r>
          </w:p>
        </w:tc>
      </w:tr>
      <w:tr w14:paraId="1535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5E849CED">
            <w:pPr>
              <w:spacing w:line="360" w:lineRule="auto"/>
              <w:jc w:val="left"/>
              <w:rPr>
                <w:rFonts w:hint="eastAsia" w:ascii="宋体" w:hAnsi="宋体" w:eastAsia="宋体"/>
                <w:szCs w:val="21"/>
              </w:rPr>
            </w:pPr>
            <w:r>
              <w:rPr>
                <w:rFonts w:ascii="宋体" w:hAnsi="宋体" w:eastAsia="宋体"/>
                <w:szCs w:val="21"/>
              </w:rPr>
              <w:t>更新商品图片</w:t>
            </w:r>
          </w:p>
        </w:tc>
        <w:tc>
          <w:tcPr>
            <w:tcW w:w="3102" w:type="dxa"/>
            <w:tcBorders>
              <w:top w:val="single" w:color="auto" w:sz="4" w:space="0"/>
              <w:left w:val="single" w:color="auto" w:sz="4" w:space="0"/>
              <w:bottom w:val="single" w:color="auto" w:sz="4" w:space="0"/>
              <w:right w:val="single" w:color="auto" w:sz="4" w:space="0"/>
            </w:tcBorders>
            <w:vAlign w:val="center"/>
          </w:tcPr>
          <w:p w14:paraId="20850644">
            <w:pPr>
              <w:spacing w:line="360" w:lineRule="auto"/>
              <w:jc w:val="left"/>
              <w:rPr>
                <w:rFonts w:hint="eastAsia" w:ascii="宋体" w:hAnsi="宋体" w:eastAsia="宋体"/>
                <w:szCs w:val="21"/>
              </w:rPr>
            </w:pPr>
            <w:r>
              <w:rPr>
                <w:rFonts w:ascii="宋体" w:hAnsi="宋体" w:eastAsia="宋体"/>
                <w:szCs w:val="21"/>
              </w:rPr>
              <w:t>updateImage()</w:t>
            </w:r>
          </w:p>
        </w:tc>
        <w:tc>
          <w:tcPr>
            <w:tcW w:w="1438" w:type="dxa"/>
            <w:tcBorders>
              <w:top w:val="single" w:color="auto" w:sz="4" w:space="0"/>
              <w:left w:val="single" w:color="auto" w:sz="4" w:space="0"/>
              <w:bottom w:val="single" w:color="auto" w:sz="4" w:space="0"/>
              <w:right w:val="single" w:color="auto" w:sz="4" w:space="0"/>
            </w:tcBorders>
            <w:vAlign w:val="center"/>
          </w:tcPr>
          <w:p w14:paraId="2A4E3433">
            <w:pPr>
              <w:spacing w:line="360" w:lineRule="auto"/>
              <w:jc w:val="left"/>
              <w:rPr>
                <w:rFonts w:hint="eastAsia" w:ascii="宋体" w:hAnsi="宋体" w:eastAsia="宋体"/>
                <w:szCs w:val="21"/>
              </w:rPr>
            </w:pPr>
            <w:r>
              <w:rPr>
                <w:rFonts w:ascii="宋体" w:hAnsi="宋体" w:eastAsia="宋体"/>
                <w:szCs w:val="21"/>
              </w:rPr>
              <w:t>bool</w:t>
            </w:r>
          </w:p>
        </w:tc>
      </w:tr>
      <w:tr w14:paraId="4B9B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37BE935A">
            <w:pPr>
              <w:spacing w:line="360" w:lineRule="auto"/>
              <w:jc w:val="left"/>
              <w:rPr>
                <w:rFonts w:hint="eastAsia" w:ascii="宋体" w:hAnsi="宋体" w:eastAsia="宋体"/>
                <w:szCs w:val="21"/>
              </w:rPr>
            </w:pPr>
            <w:r>
              <w:rPr>
                <w:rFonts w:ascii="宋体" w:hAnsi="宋体" w:eastAsia="宋体"/>
                <w:szCs w:val="21"/>
              </w:rPr>
              <w:t>返回商品图片</w:t>
            </w:r>
          </w:p>
        </w:tc>
        <w:tc>
          <w:tcPr>
            <w:tcW w:w="3102" w:type="dxa"/>
            <w:tcBorders>
              <w:top w:val="single" w:color="auto" w:sz="4" w:space="0"/>
              <w:left w:val="single" w:color="auto" w:sz="4" w:space="0"/>
              <w:bottom w:val="single" w:color="auto" w:sz="4" w:space="0"/>
              <w:right w:val="single" w:color="auto" w:sz="4" w:space="0"/>
            </w:tcBorders>
            <w:vAlign w:val="center"/>
          </w:tcPr>
          <w:p w14:paraId="2527C28E">
            <w:pPr>
              <w:spacing w:line="360" w:lineRule="auto"/>
              <w:jc w:val="left"/>
              <w:rPr>
                <w:rFonts w:hint="eastAsia" w:ascii="宋体" w:hAnsi="宋体" w:eastAsia="宋体"/>
                <w:szCs w:val="21"/>
              </w:rPr>
            </w:pPr>
            <w:r>
              <w:rPr>
                <w:rFonts w:ascii="宋体" w:hAnsi="宋体" w:eastAsia="宋体"/>
                <w:szCs w:val="21"/>
              </w:rPr>
              <w:t>getImageUrl()</w:t>
            </w:r>
          </w:p>
        </w:tc>
        <w:tc>
          <w:tcPr>
            <w:tcW w:w="1438" w:type="dxa"/>
            <w:tcBorders>
              <w:top w:val="single" w:color="auto" w:sz="4" w:space="0"/>
              <w:left w:val="single" w:color="auto" w:sz="4" w:space="0"/>
              <w:bottom w:val="single" w:color="auto" w:sz="4" w:space="0"/>
              <w:right w:val="single" w:color="auto" w:sz="4" w:space="0"/>
            </w:tcBorders>
            <w:vAlign w:val="center"/>
          </w:tcPr>
          <w:p w14:paraId="015F99C8">
            <w:pPr>
              <w:spacing w:line="360" w:lineRule="auto"/>
              <w:jc w:val="left"/>
              <w:rPr>
                <w:rFonts w:hint="eastAsia" w:ascii="宋体" w:hAnsi="宋体" w:eastAsia="宋体"/>
                <w:szCs w:val="21"/>
              </w:rPr>
            </w:pPr>
            <w:r>
              <w:rPr>
                <w:rFonts w:hint="eastAsia" w:ascii="宋体" w:hAnsi="宋体" w:eastAsia="宋体"/>
                <w:szCs w:val="21"/>
              </w:rPr>
              <w:t>varchar</w:t>
            </w:r>
          </w:p>
        </w:tc>
      </w:tr>
      <w:tr w14:paraId="5964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1CEAF4DD">
            <w:pPr>
              <w:spacing w:line="360" w:lineRule="auto"/>
              <w:jc w:val="left"/>
              <w:rPr>
                <w:rFonts w:hint="eastAsia" w:ascii="宋体" w:hAnsi="宋体" w:eastAsia="宋体"/>
                <w:szCs w:val="21"/>
              </w:rPr>
            </w:pPr>
            <w:r>
              <w:rPr>
                <w:rFonts w:ascii="宋体" w:hAnsi="宋体" w:eastAsia="宋体"/>
                <w:szCs w:val="21"/>
              </w:rPr>
              <w:t>设置商品描述</w:t>
            </w:r>
          </w:p>
        </w:tc>
        <w:tc>
          <w:tcPr>
            <w:tcW w:w="3102" w:type="dxa"/>
            <w:tcBorders>
              <w:top w:val="single" w:color="auto" w:sz="4" w:space="0"/>
              <w:left w:val="single" w:color="auto" w:sz="4" w:space="0"/>
              <w:bottom w:val="single" w:color="auto" w:sz="4" w:space="0"/>
              <w:right w:val="single" w:color="auto" w:sz="4" w:space="0"/>
            </w:tcBorders>
            <w:vAlign w:val="center"/>
          </w:tcPr>
          <w:p w14:paraId="7CC093BB">
            <w:pPr>
              <w:spacing w:line="360" w:lineRule="auto"/>
              <w:jc w:val="left"/>
              <w:rPr>
                <w:rFonts w:hint="eastAsia" w:ascii="宋体" w:hAnsi="宋体" w:eastAsia="宋体"/>
                <w:szCs w:val="21"/>
              </w:rPr>
            </w:pPr>
            <w:r>
              <w:rPr>
                <w:rFonts w:ascii="宋体" w:hAnsi="宋体" w:eastAsia="宋体"/>
                <w:szCs w:val="21"/>
              </w:rPr>
              <w:t>setDescription()</w:t>
            </w:r>
          </w:p>
        </w:tc>
        <w:tc>
          <w:tcPr>
            <w:tcW w:w="1438" w:type="dxa"/>
            <w:tcBorders>
              <w:top w:val="single" w:color="auto" w:sz="4" w:space="0"/>
              <w:left w:val="single" w:color="auto" w:sz="4" w:space="0"/>
              <w:bottom w:val="single" w:color="auto" w:sz="4" w:space="0"/>
              <w:right w:val="single" w:color="auto" w:sz="4" w:space="0"/>
            </w:tcBorders>
            <w:vAlign w:val="center"/>
          </w:tcPr>
          <w:p w14:paraId="02F057C9">
            <w:pPr>
              <w:spacing w:line="360" w:lineRule="auto"/>
              <w:jc w:val="left"/>
              <w:rPr>
                <w:rFonts w:hint="eastAsia" w:ascii="宋体" w:hAnsi="宋体" w:eastAsia="宋体"/>
                <w:szCs w:val="21"/>
              </w:rPr>
            </w:pPr>
            <w:r>
              <w:rPr>
                <w:rFonts w:ascii="宋体" w:hAnsi="宋体" w:eastAsia="宋体"/>
                <w:szCs w:val="21"/>
              </w:rPr>
              <w:t>bool</w:t>
            </w:r>
          </w:p>
        </w:tc>
      </w:tr>
      <w:tr w14:paraId="68BA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CEBF141">
            <w:pPr>
              <w:spacing w:line="360" w:lineRule="auto"/>
              <w:jc w:val="left"/>
              <w:rPr>
                <w:rFonts w:hint="eastAsia" w:ascii="宋体" w:hAnsi="宋体" w:eastAsia="宋体"/>
                <w:szCs w:val="21"/>
              </w:rPr>
            </w:pPr>
            <w:r>
              <w:rPr>
                <w:rFonts w:ascii="宋体" w:hAnsi="宋体" w:eastAsia="宋体"/>
                <w:szCs w:val="21"/>
              </w:rPr>
              <w:t>返回商品描述</w:t>
            </w:r>
          </w:p>
        </w:tc>
        <w:tc>
          <w:tcPr>
            <w:tcW w:w="3102" w:type="dxa"/>
            <w:tcBorders>
              <w:top w:val="single" w:color="auto" w:sz="4" w:space="0"/>
              <w:left w:val="single" w:color="auto" w:sz="4" w:space="0"/>
              <w:bottom w:val="single" w:color="auto" w:sz="4" w:space="0"/>
              <w:right w:val="single" w:color="auto" w:sz="4" w:space="0"/>
            </w:tcBorders>
            <w:vAlign w:val="center"/>
          </w:tcPr>
          <w:p w14:paraId="02935649">
            <w:pPr>
              <w:spacing w:line="360" w:lineRule="auto"/>
              <w:jc w:val="left"/>
              <w:rPr>
                <w:rFonts w:hint="eastAsia" w:ascii="宋体" w:hAnsi="宋体" w:eastAsia="宋体"/>
                <w:szCs w:val="21"/>
              </w:rPr>
            </w:pPr>
            <w:r>
              <w:rPr>
                <w:rFonts w:ascii="宋体" w:hAnsi="宋体" w:eastAsia="宋体"/>
                <w:szCs w:val="21"/>
              </w:rPr>
              <w:t>getDescription()</w:t>
            </w:r>
          </w:p>
        </w:tc>
        <w:tc>
          <w:tcPr>
            <w:tcW w:w="1438" w:type="dxa"/>
            <w:tcBorders>
              <w:top w:val="single" w:color="auto" w:sz="4" w:space="0"/>
              <w:left w:val="single" w:color="auto" w:sz="4" w:space="0"/>
              <w:bottom w:val="single" w:color="auto" w:sz="4" w:space="0"/>
              <w:right w:val="single" w:color="auto" w:sz="4" w:space="0"/>
            </w:tcBorders>
            <w:vAlign w:val="center"/>
          </w:tcPr>
          <w:p w14:paraId="6961D1CF">
            <w:pPr>
              <w:spacing w:line="360" w:lineRule="auto"/>
              <w:jc w:val="left"/>
              <w:rPr>
                <w:rFonts w:hint="eastAsia" w:ascii="宋体" w:hAnsi="宋体" w:eastAsia="宋体"/>
                <w:szCs w:val="21"/>
              </w:rPr>
            </w:pPr>
            <w:r>
              <w:rPr>
                <w:rFonts w:hint="eastAsia" w:ascii="宋体" w:hAnsi="宋体" w:eastAsia="宋体"/>
                <w:szCs w:val="21"/>
              </w:rPr>
              <w:t>text</w:t>
            </w:r>
          </w:p>
        </w:tc>
      </w:tr>
      <w:tr w14:paraId="077F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645FFFB5">
            <w:pPr>
              <w:spacing w:line="360" w:lineRule="auto"/>
              <w:jc w:val="left"/>
              <w:rPr>
                <w:rFonts w:hint="eastAsia" w:ascii="宋体" w:hAnsi="宋体" w:eastAsia="宋体"/>
                <w:szCs w:val="21"/>
              </w:rPr>
            </w:pPr>
            <w:r>
              <w:rPr>
                <w:rFonts w:ascii="宋体" w:hAnsi="宋体" w:eastAsia="宋体"/>
                <w:szCs w:val="21"/>
              </w:rPr>
              <w:t>增加库存</w:t>
            </w:r>
          </w:p>
        </w:tc>
        <w:tc>
          <w:tcPr>
            <w:tcW w:w="3102" w:type="dxa"/>
            <w:tcBorders>
              <w:top w:val="single" w:color="auto" w:sz="4" w:space="0"/>
              <w:left w:val="single" w:color="auto" w:sz="4" w:space="0"/>
              <w:bottom w:val="single" w:color="auto" w:sz="4" w:space="0"/>
              <w:right w:val="single" w:color="auto" w:sz="4" w:space="0"/>
            </w:tcBorders>
            <w:vAlign w:val="center"/>
          </w:tcPr>
          <w:p w14:paraId="51E1AA14">
            <w:pPr>
              <w:spacing w:line="360" w:lineRule="auto"/>
              <w:jc w:val="left"/>
              <w:rPr>
                <w:rFonts w:hint="eastAsia" w:ascii="宋体" w:hAnsi="宋体" w:eastAsia="宋体"/>
                <w:szCs w:val="21"/>
              </w:rPr>
            </w:pPr>
            <w:r>
              <w:rPr>
                <w:rFonts w:ascii="宋体" w:hAnsi="宋体" w:eastAsia="宋体"/>
                <w:szCs w:val="21"/>
              </w:rPr>
              <w:t>increaseStock()</w:t>
            </w:r>
          </w:p>
        </w:tc>
        <w:tc>
          <w:tcPr>
            <w:tcW w:w="1438" w:type="dxa"/>
            <w:tcBorders>
              <w:top w:val="single" w:color="auto" w:sz="4" w:space="0"/>
              <w:left w:val="single" w:color="auto" w:sz="4" w:space="0"/>
              <w:bottom w:val="single" w:color="auto" w:sz="4" w:space="0"/>
              <w:right w:val="single" w:color="auto" w:sz="4" w:space="0"/>
            </w:tcBorders>
            <w:vAlign w:val="center"/>
          </w:tcPr>
          <w:p w14:paraId="5946AD9C">
            <w:pPr>
              <w:spacing w:line="360" w:lineRule="auto"/>
              <w:jc w:val="left"/>
              <w:rPr>
                <w:rFonts w:hint="eastAsia" w:ascii="宋体" w:hAnsi="宋体" w:eastAsia="宋体"/>
                <w:szCs w:val="21"/>
              </w:rPr>
            </w:pPr>
            <w:r>
              <w:rPr>
                <w:rFonts w:ascii="宋体" w:hAnsi="宋体" w:eastAsia="宋体"/>
                <w:szCs w:val="21"/>
              </w:rPr>
              <w:t>bool</w:t>
            </w:r>
          </w:p>
        </w:tc>
      </w:tr>
      <w:tr w14:paraId="7FA5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34DC6F11">
            <w:pPr>
              <w:spacing w:line="360" w:lineRule="auto"/>
              <w:jc w:val="left"/>
              <w:rPr>
                <w:rFonts w:hint="eastAsia" w:ascii="宋体" w:hAnsi="宋体" w:eastAsia="宋体"/>
                <w:szCs w:val="21"/>
              </w:rPr>
            </w:pPr>
            <w:r>
              <w:rPr>
                <w:rFonts w:ascii="宋体" w:hAnsi="宋体" w:eastAsia="宋体"/>
                <w:szCs w:val="21"/>
              </w:rPr>
              <w:t>减少库存</w:t>
            </w:r>
          </w:p>
        </w:tc>
        <w:tc>
          <w:tcPr>
            <w:tcW w:w="3102" w:type="dxa"/>
            <w:tcBorders>
              <w:top w:val="single" w:color="auto" w:sz="4" w:space="0"/>
              <w:left w:val="single" w:color="auto" w:sz="4" w:space="0"/>
              <w:bottom w:val="single" w:color="auto" w:sz="4" w:space="0"/>
              <w:right w:val="single" w:color="auto" w:sz="4" w:space="0"/>
            </w:tcBorders>
            <w:vAlign w:val="center"/>
          </w:tcPr>
          <w:p w14:paraId="079DBD37">
            <w:pPr>
              <w:spacing w:line="360" w:lineRule="auto"/>
              <w:jc w:val="left"/>
              <w:rPr>
                <w:rFonts w:hint="eastAsia" w:ascii="宋体" w:hAnsi="宋体" w:eastAsia="宋体"/>
                <w:szCs w:val="21"/>
              </w:rPr>
            </w:pPr>
            <w:r>
              <w:rPr>
                <w:rFonts w:ascii="宋体" w:hAnsi="宋体" w:eastAsia="宋体"/>
                <w:szCs w:val="21"/>
              </w:rPr>
              <w:t>decreaseStock()</w:t>
            </w:r>
          </w:p>
        </w:tc>
        <w:tc>
          <w:tcPr>
            <w:tcW w:w="1438" w:type="dxa"/>
            <w:tcBorders>
              <w:top w:val="single" w:color="auto" w:sz="4" w:space="0"/>
              <w:left w:val="single" w:color="auto" w:sz="4" w:space="0"/>
              <w:bottom w:val="single" w:color="auto" w:sz="4" w:space="0"/>
              <w:right w:val="single" w:color="auto" w:sz="4" w:space="0"/>
            </w:tcBorders>
            <w:vAlign w:val="center"/>
          </w:tcPr>
          <w:p w14:paraId="497098E2">
            <w:pPr>
              <w:spacing w:line="360" w:lineRule="auto"/>
              <w:jc w:val="left"/>
              <w:rPr>
                <w:rFonts w:hint="eastAsia" w:ascii="宋体" w:hAnsi="宋体" w:eastAsia="宋体"/>
                <w:szCs w:val="21"/>
              </w:rPr>
            </w:pPr>
            <w:r>
              <w:rPr>
                <w:rFonts w:ascii="宋体" w:hAnsi="宋体" w:eastAsia="宋体"/>
                <w:szCs w:val="21"/>
              </w:rPr>
              <w:t>bool</w:t>
            </w:r>
          </w:p>
        </w:tc>
      </w:tr>
    </w:tbl>
    <w:p w14:paraId="1BCA8409">
      <w:pPr>
        <w:spacing w:line="360" w:lineRule="auto"/>
        <w:jc w:val="center"/>
        <w:rPr>
          <w:rFonts w:hint="eastAsia" w:ascii="宋体" w:hAnsi="宋体" w:eastAsia="宋体"/>
          <w:szCs w:val="21"/>
        </w:rPr>
      </w:pPr>
    </w:p>
    <w:p w14:paraId="433813A1">
      <w:pPr>
        <w:spacing w:line="360" w:lineRule="auto"/>
        <w:jc w:val="left"/>
        <w:rPr>
          <w:rFonts w:hint="eastAsia" w:ascii="宋体" w:hAnsi="宋体" w:eastAsia="宋体"/>
          <w:b/>
          <w:bCs/>
          <w:szCs w:val="21"/>
        </w:rPr>
      </w:pPr>
      <w:r>
        <w:rPr>
          <w:rFonts w:hint="eastAsia" w:ascii="宋体" w:hAnsi="宋体" w:eastAsia="宋体"/>
          <w:b/>
          <w:bCs/>
          <w:szCs w:val="21"/>
        </w:rPr>
        <w:t>类名：Order（订单</w:t>
      </w:r>
      <w:r>
        <w:rPr>
          <w:rFonts w:ascii="宋体" w:hAnsi="宋体" w:eastAsia="宋体"/>
          <w:b/>
          <w:bCs/>
          <w:szCs w:val="21"/>
        </w:rPr>
        <w:t>类</w:t>
      </w:r>
      <w:r>
        <w:rPr>
          <w:rFonts w:hint="eastAsia" w:ascii="宋体" w:hAnsi="宋体" w:eastAsia="宋体"/>
          <w:b/>
          <w:bCs/>
          <w:szCs w:val="21"/>
        </w:rPr>
        <w:t>）</w:t>
      </w:r>
    </w:p>
    <w:p w14:paraId="5955D078">
      <w:pPr>
        <w:spacing w:line="360" w:lineRule="auto"/>
        <w:jc w:val="left"/>
        <w:rPr>
          <w:rFonts w:hint="eastAsia" w:ascii="宋体" w:hAnsi="宋体" w:eastAsia="宋体"/>
          <w:b/>
          <w:bCs/>
          <w:szCs w:val="21"/>
        </w:rPr>
      </w:pPr>
    </w:p>
    <w:p w14:paraId="4C2B6249">
      <w:pPr>
        <w:spacing w:line="360" w:lineRule="auto"/>
        <w:jc w:val="left"/>
        <w:rPr>
          <w:rFonts w:hint="eastAsia" w:ascii="宋体" w:hAnsi="宋体" w:eastAsia="宋体"/>
          <w:b/>
          <w:bCs/>
          <w:szCs w:val="21"/>
        </w:rPr>
      </w:pPr>
      <w:r>
        <w:rPr>
          <w:rFonts w:hint="eastAsia" w:ascii="宋体" w:hAnsi="宋体" w:eastAsia="宋体"/>
          <w:b/>
          <w:bCs/>
          <w:szCs w:val="21"/>
        </w:rPr>
        <w:t>操作表如表3.2.6所示：</w:t>
      </w:r>
    </w:p>
    <w:p w14:paraId="37666A6E">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rPr>
        <w:t>Order类操作表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46"/>
        <w:gridCol w:w="1866"/>
      </w:tblGrid>
      <w:tr w14:paraId="7FB7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6F0DC49E">
            <w:pPr>
              <w:spacing w:line="360" w:lineRule="auto"/>
              <w:jc w:val="left"/>
              <w:rPr>
                <w:rFonts w:hint="eastAsia" w:ascii="宋体" w:hAnsi="宋体" w:eastAsia="宋体"/>
                <w:szCs w:val="21"/>
              </w:rPr>
            </w:pPr>
            <w:r>
              <w:rPr>
                <w:rFonts w:hint="eastAsia" w:ascii="宋体" w:hAnsi="宋体" w:eastAsia="宋体"/>
                <w:szCs w:val="21"/>
              </w:rPr>
              <w:t>中文名</w:t>
            </w:r>
          </w:p>
        </w:tc>
        <w:tc>
          <w:tcPr>
            <w:tcW w:w="2746" w:type="dxa"/>
            <w:tcBorders>
              <w:top w:val="single" w:color="auto" w:sz="4" w:space="0"/>
              <w:left w:val="single" w:color="auto" w:sz="4" w:space="0"/>
              <w:bottom w:val="single" w:color="auto" w:sz="4" w:space="0"/>
              <w:right w:val="single" w:color="auto" w:sz="4" w:space="0"/>
            </w:tcBorders>
            <w:vAlign w:val="center"/>
          </w:tcPr>
          <w:p w14:paraId="7E3CC640">
            <w:pPr>
              <w:spacing w:line="360" w:lineRule="auto"/>
              <w:jc w:val="left"/>
              <w:rPr>
                <w:rFonts w:hint="eastAsia" w:ascii="宋体" w:hAnsi="宋体" w:eastAsia="宋体"/>
                <w:szCs w:val="21"/>
              </w:rPr>
            </w:pPr>
            <w:r>
              <w:rPr>
                <w:rFonts w:hint="eastAsia" w:ascii="宋体" w:hAnsi="宋体" w:eastAsia="宋体"/>
                <w:szCs w:val="21"/>
              </w:rPr>
              <w:t>英文名</w:t>
            </w:r>
          </w:p>
        </w:tc>
        <w:tc>
          <w:tcPr>
            <w:tcW w:w="1866" w:type="dxa"/>
            <w:tcBorders>
              <w:top w:val="single" w:color="auto" w:sz="4" w:space="0"/>
              <w:left w:val="single" w:color="auto" w:sz="4" w:space="0"/>
              <w:bottom w:val="single" w:color="auto" w:sz="4" w:space="0"/>
              <w:right w:val="single" w:color="auto" w:sz="4" w:space="0"/>
            </w:tcBorders>
            <w:vAlign w:val="center"/>
          </w:tcPr>
          <w:p w14:paraId="7C8E71F8">
            <w:pPr>
              <w:spacing w:line="360" w:lineRule="auto"/>
              <w:jc w:val="left"/>
              <w:rPr>
                <w:rFonts w:hint="eastAsia" w:ascii="宋体" w:hAnsi="宋体" w:eastAsia="宋体"/>
                <w:szCs w:val="21"/>
              </w:rPr>
            </w:pPr>
            <w:r>
              <w:rPr>
                <w:rFonts w:hint="eastAsia" w:ascii="宋体" w:hAnsi="宋体" w:eastAsia="宋体"/>
                <w:szCs w:val="21"/>
              </w:rPr>
              <w:t>数据类型</w:t>
            </w:r>
          </w:p>
        </w:tc>
      </w:tr>
      <w:tr w14:paraId="707E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304D4D54">
            <w:pPr>
              <w:spacing w:line="360" w:lineRule="auto"/>
              <w:jc w:val="left"/>
              <w:rPr>
                <w:rFonts w:hint="eastAsia" w:ascii="宋体" w:hAnsi="宋体" w:eastAsia="宋体"/>
                <w:szCs w:val="21"/>
              </w:rPr>
            </w:pPr>
            <w:r>
              <w:rPr>
                <w:rFonts w:hint="eastAsia" w:ascii="宋体" w:hAnsi="宋体" w:eastAsia="宋体"/>
                <w:szCs w:val="21"/>
              </w:rPr>
              <w:t>创建新订单</w:t>
            </w:r>
          </w:p>
        </w:tc>
        <w:tc>
          <w:tcPr>
            <w:tcW w:w="2746" w:type="dxa"/>
            <w:tcBorders>
              <w:top w:val="single" w:color="auto" w:sz="4" w:space="0"/>
              <w:left w:val="single" w:color="auto" w:sz="4" w:space="0"/>
              <w:bottom w:val="single" w:color="auto" w:sz="4" w:space="0"/>
              <w:right w:val="single" w:color="auto" w:sz="4" w:space="0"/>
            </w:tcBorders>
            <w:vAlign w:val="center"/>
          </w:tcPr>
          <w:p w14:paraId="209C4BFC">
            <w:pPr>
              <w:spacing w:line="360" w:lineRule="auto"/>
              <w:jc w:val="left"/>
              <w:rPr>
                <w:rFonts w:hint="eastAsia" w:ascii="宋体" w:hAnsi="宋体" w:eastAsia="宋体"/>
                <w:szCs w:val="21"/>
              </w:rPr>
            </w:pPr>
            <w:r>
              <w:rPr>
                <w:rFonts w:hint="eastAsia" w:ascii="宋体" w:hAnsi="宋体" w:eastAsia="宋体"/>
                <w:szCs w:val="21"/>
              </w:rPr>
              <w:t>createOrder()</w:t>
            </w:r>
          </w:p>
        </w:tc>
        <w:tc>
          <w:tcPr>
            <w:tcW w:w="1866" w:type="dxa"/>
            <w:tcBorders>
              <w:top w:val="single" w:color="auto" w:sz="4" w:space="0"/>
              <w:left w:val="single" w:color="auto" w:sz="4" w:space="0"/>
              <w:bottom w:val="single" w:color="auto" w:sz="4" w:space="0"/>
              <w:right w:val="single" w:color="auto" w:sz="4" w:space="0"/>
            </w:tcBorders>
            <w:vAlign w:val="center"/>
          </w:tcPr>
          <w:p w14:paraId="271BCC6E">
            <w:pPr>
              <w:spacing w:line="360" w:lineRule="auto"/>
              <w:jc w:val="left"/>
              <w:rPr>
                <w:rFonts w:hint="eastAsia" w:ascii="宋体" w:hAnsi="宋体" w:eastAsia="宋体"/>
                <w:szCs w:val="21"/>
              </w:rPr>
            </w:pPr>
            <w:r>
              <w:rPr>
                <w:rFonts w:hint="eastAsia" w:ascii="宋体" w:hAnsi="宋体" w:eastAsia="宋体"/>
                <w:szCs w:val="21"/>
              </w:rPr>
              <w:t>bool</w:t>
            </w:r>
          </w:p>
        </w:tc>
      </w:tr>
      <w:tr w14:paraId="3934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38B092E5">
            <w:pPr>
              <w:spacing w:line="360" w:lineRule="auto"/>
              <w:jc w:val="left"/>
              <w:rPr>
                <w:rFonts w:hint="eastAsia" w:ascii="宋体" w:hAnsi="宋体" w:eastAsia="宋体"/>
                <w:szCs w:val="21"/>
              </w:rPr>
            </w:pPr>
            <w:r>
              <w:rPr>
                <w:rFonts w:hint="eastAsia" w:ascii="宋体" w:hAnsi="宋体" w:eastAsia="宋体"/>
                <w:szCs w:val="21"/>
              </w:rPr>
              <w:t>设置订单状态</w:t>
            </w:r>
          </w:p>
        </w:tc>
        <w:tc>
          <w:tcPr>
            <w:tcW w:w="2746" w:type="dxa"/>
            <w:tcBorders>
              <w:top w:val="single" w:color="auto" w:sz="4" w:space="0"/>
              <w:left w:val="single" w:color="auto" w:sz="4" w:space="0"/>
              <w:bottom w:val="single" w:color="auto" w:sz="4" w:space="0"/>
              <w:right w:val="single" w:color="auto" w:sz="4" w:space="0"/>
            </w:tcBorders>
            <w:vAlign w:val="center"/>
          </w:tcPr>
          <w:p w14:paraId="69002658">
            <w:pPr>
              <w:spacing w:line="360" w:lineRule="auto"/>
              <w:jc w:val="left"/>
              <w:rPr>
                <w:rFonts w:hint="eastAsia" w:ascii="宋体" w:hAnsi="宋体" w:eastAsia="宋体"/>
                <w:szCs w:val="21"/>
              </w:rPr>
            </w:pPr>
            <w:r>
              <w:rPr>
                <w:rFonts w:hint="eastAsia" w:ascii="宋体" w:hAnsi="宋体" w:eastAsia="宋体"/>
                <w:szCs w:val="21"/>
              </w:rPr>
              <w:t>setOrderStatus()</w:t>
            </w:r>
          </w:p>
        </w:tc>
        <w:tc>
          <w:tcPr>
            <w:tcW w:w="1866" w:type="dxa"/>
            <w:tcBorders>
              <w:top w:val="single" w:color="auto" w:sz="4" w:space="0"/>
              <w:left w:val="single" w:color="auto" w:sz="4" w:space="0"/>
              <w:bottom w:val="single" w:color="auto" w:sz="4" w:space="0"/>
              <w:right w:val="single" w:color="auto" w:sz="4" w:space="0"/>
            </w:tcBorders>
            <w:vAlign w:val="center"/>
          </w:tcPr>
          <w:p w14:paraId="45CBDEED">
            <w:pPr>
              <w:spacing w:line="360" w:lineRule="auto"/>
              <w:jc w:val="left"/>
              <w:rPr>
                <w:rFonts w:hint="eastAsia" w:ascii="宋体" w:hAnsi="宋体" w:eastAsia="宋体"/>
                <w:szCs w:val="21"/>
              </w:rPr>
            </w:pPr>
            <w:r>
              <w:rPr>
                <w:rFonts w:hint="eastAsia" w:ascii="宋体" w:hAnsi="宋体" w:eastAsia="宋体"/>
                <w:szCs w:val="21"/>
              </w:rPr>
              <w:t>bool</w:t>
            </w:r>
          </w:p>
        </w:tc>
      </w:tr>
      <w:tr w14:paraId="4933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1BC71D04">
            <w:pPr>
              <w:spacing w:line="360" w:lineRule="auto"/>
              <w:jc w:val="left"/>
              <w:rPr>
                <w:rFonts w:hint="eastAsia" w:ascii="宋体" w:hAnsi="宋体" w:eastAsia="宋体"/>
                <w:szCs w:val="21"/>
              </w:rPr>
            </w:pPr>
            <w:r>
              <w:rPr>
                <w:rFonts w:hint="eastAsia" w:ascii="宋体" w:hAnsi="宋体" w:eastAsia="宋体"/>
                <w:szCs w:val="21"/>
              </w:rPr>
              <w:t>返回订单状态</w:t>
            </w:r>
          </w:p>
        </w:tc>
        <w:tc>
          <w:tcPr>
            <w:tcW w:w="2746" w:type="dxa"/>
            <w:tcBorders>
              <w:top w:val="single" w:color="auto" w:sz="4" w:space="0"/>
              <w:left w:val="single" w:color="auto" w:sz="4" w:space="0"/>
              <w:bottom w:val="single" w:color="auto" w:sz="4" w:space="0"/>
              <w:right w:val="single" w:color="auto" w:sz="4" w:space="0"/>
            </w:tcBorders>
            <w:vAlign w:val="center"/>
          </w:tcPr>
          <w:p w14:paraId="40B0EDE8">
            <w:pPr>
              <w:spacing w:line="360" w:lineRule="auto"/>
              <w:jc w:val="left"/>
              <w:rPr>
                <w:rFonts w:hint="eastAsia" w:ascii="宋体" w:hAnsi="宋体" w:eastAsia="宋体"/>
                <w:szCs w:val="21"/>
              </w:rPr>
            </w:pPr>
            <w:r>
              <w:rPr>
                <w:rFonts w:hint="eastAsia" w:ascii="宋体" w:hAnsi="宋体" w:eastAsia="宋体"/>
                <w:szCs w:val="21"/>
              </w:rPr>
              <w:t>getOrderStatus()</w:t>
            </w:r>
          </w:p>
        </w:tc>
        <w:tc>
          <w:tcPr>
            <w:tcW w:w="1866" w:type="dxa"/>
            <w:tcBorders>
              <w:top w:val="single" w:color="auto" w:sz="4" w:space="0"/>
              <w:left w:val="single" w:color="auto" w:sz="4" w:space="0"/>
              <w:bottom w:val="single" w:color="auto" w:sz="4" w:space="0"/>
              <w:right w:val="single" w:color="auto" w:sz="4" w:space="0"/>
            </w:tcBorders>
            <w:vAlign w:val="center"/>
          </w:tcPr>
          <w:p w14:paraId="5EA3B3BF">
            <w:pPr>
              <w:spacing w:line="360" w:lineRule="auto"/>
              <w:jc w:val="left"/>
              <w:rPr>
                <w:rFonts w:hint="eastAsia" w:ascii="宋体" w:hAnsi="宋体" w:eastAsia="宋体"/>
                <w:szCs w:val="21"/>
              </w:rPr>
            </w:pPr>
            <w:r>
              <w:rPr>
                <w:rFonts w:hint="eastAsia" w:ascii="宋体" w:hAnsi="宋体" w:eastAsia="宋体"/>
                <w:szCs w:val="21"/>
              </w:rPr>
              <w:t>varchar</w:t>
            </w:r>
          </w:p>
        </w:tc>
      </w:tr>
      <w:tr w14:paraId="517F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B519A22">
            <w:pPr>
              <w:spacing w:line="360" w:lineRule="auto"/>
              <w:jc w:val="left"/>
              <w:rPr>
                <w:rFonts w:hint="eastAsia" w:ascii="宋体" w:hAnsi="宋体" w:eastAsia="宋体"/>
                <w:szCs w:val="21"/>
              </w:rPr>
            </w:pPr>
            <w:r>
              <w:rPr>
                <w:rFonts w:hint="eastAsia" w:ascii="宋体" w:hAnsi="宋体" w:eastAsia="宋体"/>
                <w:szCs w:val="21"/>
              </w:rPr>
              <w:t>设置支付方式</w:t>
            </w:r>
          </w:p>
        </w:tc>
        <w:tc>
          <w:tcPr>
            <w:tcW w:w="2746" w:type="dxa"/>
            <w:vAlign w:val="center"/>
          </w:tcPr>
          <w:p w14:paraId="6492EE14">
            <w:pPr>
              <w:spacing w:line="360" w:lineRule="auto"/>
              <w:jc w:val="left"/>
              <w:rPr>
                <w:rFonts w:hint="eastAsia" w:ascii="宋体" w:hAnsi="宋体" w:eastAsia="宋体"/>
                <w:szCs w:val="21"/>
              </w:rPr>
            </w:pPr>
            <w:r>
              <w:rPr>
                <w:rFonts w:hint="eastAsia" w:ascii="宋体" w:hAnsi="宋体" w:eastAsia="宋体"/>
                <w:szCs w:val="21"/>
              </w:rPr>
              <w:t>setPaymentMethod()</w:t>
            </w:r>
          </w:p>
        </w:tc>
        <w:tc>
          <w:tcPr>
            <w:tcW w:w="1866" w:type="dxa"/>
            <w:vAlign w:val="center"/>
          </w:tcPr>
          <w:p w14:paraId="73C46C66">
            <w:pPr>
              <w:spacing w:line="360" w:lineRule="auto"/>
              <w:jc w:val="left"/>
              <w:rPr>
                <w:rFonts w:hint="eastAsia" w:ascii="宋体" w:hAnsi="宋体" w:eastAsia="宋体"/>
                <w:szCs w:val="21"/>
              </w:rPr>
            </w:pPr>
            <w:r>
              <w:rPr>
                <w:rFonts w:hint="eastAsia" w:ascii="宋体" w:hAnsi="宋体" w:eastAsia="宋体"/>
                <w:szCs w:val="21"/>
              </w:rPr>
              <w:t>bool</w:t>
            </w:r>
          </w:p>
        </w:tc>
      </w:tr>
      <w:tr w14:paraId="6B07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230E5366">
            <w:pPr>
              <w:spacing w:line="360" w:lineRule="auto"/>
              <w:jc w:val="left"/>
              <w:rPr>
                <w:rFonts w:hint="eastAsia" w:ascii="宋体" w:hAnsi="宋体" w:eastAsia="宋体"/>
                <w:szCs w:val="21"/>
              </w:rPr>
            </w:pPr>
            <w:r>
              <w:rPr>
                <w:rFonts w:hint="eastAsia" w:ascii="宋体" w:hAnsi="宋体" w:eastAsia="宋体"/>
                <w:szCs w:val="21"/>
              </w:rPr>
              <w:t>返回支付方式</w:t>
            </w:r>
          </w:p>
        </w:tc>
        <w:tc>
          <w:tcPr>
            <w:tcW w:w="2746" w:type="dxa"/>
            <w:vAlign w:val="center"/>
          </w:tcPr>
          <w:p w14:paraId="77A23E47">
            <w:pPr>
              <w:spacing w:line="360" w:lineRule="auto"/>
              <w:jc w:val="left"/>
              <w:rPr>
                <w:rFonts w:hint="eastAsia" w:ascii="宋体" w:hAnsi="宋体" w:eastAsia="宋体"/>
                <w:szCs w:val="21"/>
              </w:rPr>
            </w:pPr>
            <w:r>
              <w:rPr>
                <w:rFonts w:hint="eastAsia" w:ascii="宋体" w:hAnsi="宋体" w:eastAsia="宋体"/>
                <w:szCs w:val="21"/>
              </w:rPr>
              <w:t>getPaymentMethod()</w:t>
            </w:r>
          </w:p>
        </w:tc>
        <w:tc>
          <w:tcPr>
            <w:tcW w:w="1866" w:type="dxa"/>
            <w:vAlign w:val="center"/>
          </w:tcPr>
          <w:p w14:paraId="263C1BE9">
            <w:pPr>
              <w:spacing w:line="360" w:lineRule="auto"/>
              <w:jc w:val="left"/>
              <w:rPr>
                <w:rFonts w:hint="eastAsia" w:ascii="宋体" w:hAnsi="宋体" w:eastAsia="宋体"/>
                <w:szCs w:val="21"/>
              </w:rPr>
            </w:pPr>
            <w:r>
              <w:rPr>
                <w:rFonts w:hint="eastAsia" w:ascii="宋体" w:hAnsi="宋体" w:eastAsia="宋体"/>
                <w:szCs w:val="21"/>
              </w:rPr>
              <w:t>varchar</w:t>
            </w:r>
          </w:p>
        </w:tc>
      </w:tr>
      <w:tr w14:paraId="744C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1AA0E584">
            <w:pPr>
              <w:spacing w:line="360" w:lineRule="auto"/>
              <w:jc w:val="left"/>
              <w:rPr>
                <w:rFonts w:hint="eastAsia" w:ascii="宋体" w:hAnsi="宋体" w:eastAsia="宋体"/>
                <w:szCs w:val="21"/>
              </w:rPr>
            </w:pPr>
            <w:r>
              <w:rPr>
                <w:rFonts w:hint="eastAsia" w:ascii="宋体" w:hAnsi="宋体" w:eastAsia="宋体"/>
                <w:szCs w:val="21"/>
              </w:rPr>
              <w:t>设置订单总金额</w:t>
            </w:r>
          </w:p>
        </w:tc>
        <w:tc>
          <w:tcPr>
            <w:tcW w:w="2746" w:type="dxa"/>
            <w:vAlign w:val="center"/>
          </w:tcPr>
          <w:p w14:paraId="2991C981">
            <w:pPr>
              <w:spacing w:line="360" w:lineRule="auto"/>
              <w:jc w:val="left"/>
              <w:rPr>
                <w:rFonts w:hint="eastAsia" w:ascii="宋体" w:hAnsi="宋体" w:eastAsia="宋体"/>
                <w:szCs w:val="21"/>
              </w:rPr>
            </w:pPr>
            <w:r>
              <w:rPr>
                <w:rFonts w:hint="eastAsia" w:ascii="宋体" w:hAnsi="宋体" w:eastAsia="宋体"/>
                <w:szCs w:val="21"/>
              </w:rPr>
              <w:t>setTotalAmount()</w:t>
            </w:r>
          </w:p>
        </w:tc>
        <w:tc>
          <w:tcPr>
            <w:tcW w:w="1866" w:type="dxa"/>
            <w:vAlign w:val="center"/>
          </w:tcPr>
          <w:p w14:paraId="58EC1774">
            <w:pPr>
              <w:spacing w:line="360" w:lineRule="auto"/>
              <w:jc w:val="left"/>
              <w:rPr>
                <w:rFonts w:hint="eastAsia" w:ascii="宋体" w:hAnsi="宋体" w:eastAsia="宋体"/>
                <w:szCs w:val="21"/>
              </w:rPr>
            </w:pPr>
            <w:r>
              <w:rPr>
                <w:rFonts w:hint="eastAsia" w:ascii="宋体" w:hAnsi="宋体" w:eastAsia="宋体"/>
                <w:szCs w:val="21"/>
              </w:rPr>
              <w:t>bool</w:t>
            </w:r>
          </w:p>
        </w:tc>
      </w:tr>
      <w:tr w14:paraId="5FBF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3B0F186C">
            <w:pPr>
              <w:spacing w:line="360" w:lineRule="auto"/>
              <w:jc w:val="left"/>
              <w:rPr>
                <w:rFonts w:hint="eastAsia" w:ascii="宋体" w:hAnsi="宋体" w:eastAsia="宋体"/>
                <w:szCs w:val="21"/>
              </w:rPr>
            </w:pPr>
            <w:r>
              <w:rPr>
                <w:rFonts w:hint="eastAsia" w:ascii="宋体" w:hAnsi="宋体" w:eastAsia="宋体"/>
                <w:szCs w:val="21"/>
              </w:rPr>
              <w:t>返回订单总金额</w:t>
            </w:r>
          </w:p>
        </w:tc>
        <w:tc>
          <w:tcPr>
            <w:tcW w:w="2746" w:type="dxa"/>
            <w:vAlign w:val="center"/>
          </w:tcPr>
          <w:p w14:paraId="4D28C1AC">
            <w:pPr>
              <w:spacing w:line="360" w:lineRule="auto"/>
              <w:jc w:val="left"/>
              <w:rPr>
                <w:rFonts w:hint="eastAsia" w:ascii="宋体" w:hAnsi="宋体" w:eastAsia="宋体"/>
                <w:szCs w:val="21"/>
              </w:rPr>
            </w:pPr>
            <w:r>
              <w:rPr>
                <w:rFonts w:hint="eastAsia" w:ascii="宋体" w:hAnsi="宋体" w:eastAsia="宋体"/>
                <w:szCs w:val="21"/>
              </w:rPr>
              <w:t>getTotalAmount()</w:t>
            </w:r>
          </w:p>
        </w:tc>
        <w:tc>
          <w:tcPr>
            <w:tcW w:w="1866" w:type="dxa"/>
            <w:vAlign w:val="center"/>
          </w:tcPr>
          <w:p w14:paraId="2F9AC68A">
            <w:pPr>
              <w:spacing w:line="360" w:lineRule="auto"/>
              <w:jc w:val="left"/>
              <w:rPr>
                <w:rFonts w:hint="eastAsia" w:ascii="宋体" w:hAnsi="宋体" w:eastAsia="宋体"/>
                <w:szCs w:val="21"/>
              </w:rPr>
            </w:pPr>
            <w:r>
              <w:rPr>
                <w:rFonts w:hint="eastAsia" w:ascii="宋体" w:hAnsi="宋体" w:eastAsia="宋体"/>
                <w:szCs w:val="21"/>
              </w:rPr>
              <w:t>Decimal</w:t>
            </w:r>
          </w:p>
        </w:tc>
      </w:tr>
      <w:tr w14:paraId="1D32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FDB5A98">
            <w:pPr>
              <w:spacing w:line="360" w:lineRule="auto"/>
              <w:jc w:val="left"/>
              <w:rPr>
                <w:rFonts w:hint="eastAsia" w:ascii="宋体" w:hAnsi="宋体" w:eastAsia="宋体"/>
                <w:szCs w:val="21"/>
              </w:rPr>
            </w:pPr>
            <w:r>
              <w:rPr>
                <w:rFonts w:hint="eastAsia" w:ascii="宋体" w:hAnsi="宋体" w:eastAsia="宋体"/>
                <w:szCs w:val="21"/>
              </w:rPr>
              <w:t>设置</w:t>
            </w:r>
            <w:ins w:id="139" w:author="漫星" w:date="2025-11-14T18:30:00Z">
              <w:r>
                <w:rPr>
                  <w:rFonts w:hint="eastAsia" w:ascii="宋体" w:hAnsi="宋体" w:eastAsia="宋体"/>
                  <w:szCs w:val="21"/>
                </w:rPr>
                <w:t>用户</w:t>
              </w:r>
            </w:ins>
            <w:del w:id="140" w:author="漫星" w:date="2025-11-14T18:30:00Z">
              <w:r>
                <w:rPr>
                  <w:rFonts w:hint="eastAsia" w:ascii="宋体" w:hAnsi="宋体" w:eastAsia="宋体"/>
                  <w:szCs w:val="21"/>
                </w:rPr>
                <w:delText>收货人</w:delText>
              </w:r>
            </w:del>
            <w:r>
              <w:rPr>
                <w:rFonts w:hint="eastAsia" w:ascii="宋体" w:hAnsi="宋体" w:eastAsia="宋体"/>
                <w:szCs w:val="21"/>
              </w:rPr>
              <w:t>姓名</w:t>
            </w:r>
          </w:p>
        </w:tc>
        <w:tc>
          <w:tcPr>
            <w:tcW w:w="2746" w:type="dxa"/>
            <w:vAlign w:val="center"/>
          </w:tcPr>
          <w:p w14:paraId="2D2F4F2A">
            <w:pPr>
              <w:spacing w:line="360" w:lineRule="auto"/>
              <w:jc w:val="left"/>
              <w:rPr>
                <w:rFonts w:hint="eastAsia" w:ascii="宋体" w:hAnsi="宋体" w:eastAsia="宋体"/>
                <w:szCs w:val="21"/>
              </w:rPr>
            </w:pPr>
            <w:r>
              <w:rPr>
                <w:rFonts w:hint="eastAsia" w:ascii="宋体" w:hAnsi="宋体" w:eastAsia="宋体"/>
                <w:szCs w:val="21"/>
              </w:rPr>
              <w:t>setReceiverName()</w:t>
            </w:r>
          </w:p>
        </w:tc>
        <w:tc>
          <w:tcPr>
            <w:tcW w:w="1866" w:type="dxa"/>
            <w:vAlign w:val="center"/>
          </w:tcPr>
          <w:p w14:paraId="0AFCBED9">
            <w:pPr>
              <w:spacing w:line="360" w:lineRule="auto"/>
              <w:jc w:val="left"/>
              <w:rPr>
                <w:rFonts w:hint="eastAsia" w:ascii="宋体" w:hAnsi="宋体" w:eastAsia="宋体"/>
                <w:szCs w:val="21"/>
              </w:rPr>
            </w:pPr>
            <w:r>
              <w:rPr>
                <w:rFonts w:hint="eastAsia" w:ascii="宋体" w:hAnsi="宋体" w:eastAsia="宋体"/>
                <w:szCs w:val="21"/>
              </w:rPr>
              <w:t>bool</w:t>
            </w:r>
          </w:p>
        </w:tc>
      </w:tr>
      <w:tr w14:paraId="2382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2EDA485A">
            <w:pPr>
              <w:spacing w:line="360" w:lineRule="auto"/>
              <w:jc w:val="left"/>
              <w:rPr>
                <w:rFonts w:hint="eastAsia" w:ascii="宋体" w:hAnsi="宋体" w:eastAsia="宋体"/>
                <w:szCs w:val="21"/>
              </w:rPr>
            </w:pPr>
            <w:r>
              <w:rPr>
                <w:rFonts w:hint="eastAsia" w:ascii="宋体" w:hAnsi="宋体" w:eastAsia="宋体"/>
                <w:szCs w:val="21"/>
              </w:rPr>
              <w:t>返回</w:t>
            </w:r>
            <w:ins w:id="141" w:author="漫星" w:date="2025-11-14T18:30:00Z">
              <w:r>
                <w:rPr>
                  <w:rFonts w:hint="eastAsia" w:ascii="宋体" w:hAnsi="宋体" w:eastAsia="宋体"/>
                  <w:szCs w:val="21"/>
                </w:rPr>
                <w:t>用户</w:t>
              </w:r>
            </w:ins>
            <w:del w:id="142" w:author="漫星" w:date="2025-11-14T18:30:00Z">
              <w:r>
                <w:rPr>
                  <w:rFonts w:hint="eastAsia" w:ascii="宋体" w:hAnsi="宋体" w:eastAsia="宋体"/>
                  <w:szCs w:val="21"/>
                </w:rPr>
                <w:delText>收货人</w:delText>
              </w:r>
            </w:del>
            <w:r>
              <w:rPr>
                <w:rFonts w:hint="eastAsia" w:ascii="宋体" w:hAnsi="宋体" w:eastAsia="宋体"/>
                <w:szCs w:val="21"/>
              </w:rPr>
              <w:t>姓名</w:t>
            </w:r>
          </w:p>
        </w:tc>
        <w:tc>
          <w:tcPr>
            <w:tcW w:w="2746" w:type="dxa"/>
            <w:vAlign w:val="center"/>
          </w:tcPr>
          <w:p w14:paraId="071667C3">
            <w:pPr>
              <w:spacing w:line="360" w:lineRule="auto"/>
              <w:jc w:val="left"/>
              <w:rPr>
                <w:rFonts w:hint="eastAsia" w:ascii="宋体" w:hAnsi="宋体" w:eastAsia="宋体"/>
                <w:szCs w:val="21"/>
              </w:rPr>
            </w:pPr>
            <w:r>
              <w:rPr>
                <w:rFonts w:hint="eastAsia" w:ascii="宋体" w:hAnsi="宋体" w:eastAsia="宋体"/>
                <w:szCs w:val="21"/>
              </w:rPr>
              <w:t>getReceiverName()</w:t>
            </w:r>
          </w:p>
        </w:tc>
        <w:tc>
          <w:tcPr>
            <w:tcW w:w="1866" w:type="dxa"/>
            <w:vAlign w:val="center"/>
          </w:tcPr>
          <w:p w14:paraId="019746C3">
            <w:pPr>
              <w:spacing w:line="360" w:lineRule="auto"/>
              <w:jc w:val="left"/>
              <w:rPr>
                <w:rFonts w:hint="eastAsia" w:ascii="宋体" w:hAnsi="宋体" w:eastAsia="宋体"/>
                <w:szCs w:val="21"/>
              </w:rPr>
            </w:pPr>
            <w:r>
              <w:rPr>
                <w:rFonts w:hint="eastAsia" w:ascii="宋体" w:hAnsi="宋体" w:eastAsia="宋体"/>
                <w:szCs w:val="21"/>
              </w:rPr>
              <w:t>varchar</w:t>
            </w:r>
          </w:p>
        </w:tc>
      </w:tr>
      <w:tr w14:paraId="0397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8C47EA3">
            <w:pPr>
              <w:spacing w:line="360" w:lineRule="auto"/>
              <w:jc w:val="left"/>
              <w:rPr>
                <w:rFonts w:hint="eastAsia" w:ascii="宋体" w:hAnsi="宋体" w:eastAsia="宋体"/>
                <w:szCs w:val="21"/>
              </w:rPr>
            </w:pPr>
            <w:r>
              <w:rPr>
                <w:rFonts w:hint="eastAsia" w:ascii="宋体" w:hAnsi="宋体" w:eastAsia="宋体"/>
                <w:szCs w:val="21"/>
              </w:rPr>
              <w:t>设置</w:t>
            </w:r>
            <w:ins w:id="143" w:author="漫星" w:date="2025-11-14T18:30:00Z">
              <w:r>
                <w:rPr>
                  <w:rFonts w:hint="eastAsia" w:ascii="宋体" w:hAnsi="宋体" w:eastAsia="宋体"/>
                  <w:szCs w:val="21"/>
                </w:rPr>
                <w:t>用户</w:t>
              </w:r>
            </w:ins>
            <w:del w:id="144" w:author="漫星" w:date="2025-11-14T18:30:00Z">
              <w:r>
                <w:rPr>
                  <w:rFonts w:hint="eastAsia" w:ascii="宋体" w:hAnsi="宋体" w:eastAsia="宋体"/>
                  <w:szCs w:val="21"/>
                </w:rPr>
                <w:delText>收货人</w:delText>
              </w:r>
            </w:del>
            <w:r>
              <w:rPr>
                <w:rFonts w:hint="eastAsia" w:ascii="宋体" w:hAnsi="宋体" w:eastAsia="宋体"/>
                <w:szCs w:val="21"/>
              </w:rPr>
              <w:t>电话</w:t>
            </w:r>
          </w:p>
        </w:tc>
        <w:tc>
          <w:tcPr>
            <w:tcW w:w="2746" w:type="dxa"/>
            <w:vAlign w:val="center"/>
          </w:tcPr>
          <w:p w14:paraId="053B06E0">
            <w:pPr>
              <w:spacing w:line="360" w:lineRule="auto"/>
              <w:jc w:val="left"/>
              <w:rPr>
                <w:rFonts w:hint="eastAsia" w:ascii="宋体" w:hAnsi="宋体" w:eastAsia="宋体"/>
                <w:szCs w:val="21"/>
              </w:rPr>
            </w:pPr>
            <w:r>
              <w:rPr>
                <w:rFonts w:hint="eastAsia" w:ascii="宋体" w:hAnsi="宋体" w:eastAsia="宋体"/>
                <w:szCs w:val="21"/>
              </w:rPr>
              <w:t>setReceiverPhone()</w:t>
            </w:r>
          </w:p>
        </w:tc>
        <w:tc>
          <w:tcPr>
            <w:tcW w:w="1866" w:type="dxa"/>
            <w:vAlign w:val="center"/>
          </w:tcPr>
          <w:p w14:paraId="44837E77">
            <w:pPr>
              <w:spacing w:line="360" w:lineRule="auto"/>
              <w:jc w:val="left"/>
              <w:rPr>
                <w:rFonts w:hint="eastAsia" w:ascii="宋体" w:hAnsi="宋体" w:eastAsia="宋体"/>
                <w:szCs w:val="21"/>
              </w:rPr>
            </w:pPr>
            <w:r>
              <w:rPr>
                <w:rFonts w:hint="eastAsia" w:ascii="宋体" w:hAnsi="宋体" w:eastAsia="宋体"/>
                <w:szCs w:val="21"/>
              </w:rPr>
              <w:t>bool</w:t>
            </w:r>
          </w:p>
        </w:tc>
      </w:tr>
      <w:tr w14:paraId="137B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641CC917">
            <w:pPr>
              <w:spacing w:line="360" w:lineRule="auto"/>
              <w:jc w:val="left"/>
              <w:rPr>
                <w:rFonts w:hint="eastAsia" w:ascii="宋体" w:hAnsi="宋体" w:eastAsia="宋体"/>
                <w:szCs w:val="21"/>
              </w:rPr>
            </w:pPr>
            <w:r>
              <w:rPr>
                <w:rFonts w:hint="eastAsia" w:ascii="宋体" w:hAnsi="宋体" w:eastAsia="宋体"/>
                <w:szCs w:val="21"/>
              </w:rPr>
              <w:t>返回</w:t>
            </w:r>
            <w:ins w:id="145" w:author="漫星" w:date="2025-11-14T18:30:00Z">
              <w:r>
                <w:rPr>
                  <w:rFonts w:hint="eastAsia" w:ascii="宋体" w:hAnsi="宋体" w:eastAsia="宋体"/>
                  <w:szCs w:val="21"/>
                </w:rPr>
                <w:t>用户</w:t>
              </w:r>
            </w:ins>
            <w:del w:id="146" w:author="漫星" w:date="2025-11-14T18:30:00Z">
              <w:r>
                <w:rPr>
                  <w:rFonts w:hint="eastAsia" w:ascii="宋体" w:hAnsi="宋体" w:eastAsia="宋体"/>
                  <w:szCs w:val="21"/>
                </w:rPr>
                <w:delText>收货人</w:delText>
              </w:r>
            </w:del>
            <w:r>
              <w:rPr>
                <w:rFonts w:hint="eastAsia" w:ascii="宋体" w:hAnsi="宋体" w:eastAsia="宋体"/>
                <w:szCs w:val="21"/>
              </w:rPr>
              <w:t>电话</w:t>
            </w:r>
          </w:p>
        </w:tc>
        <w:tc>
          <w:tcPr>
            <w:tcW w:w="2746" w:type="dxa"/>
            <w:vAlign w:val="center"/>
          </w:tcPr>
          <w:p w14:paraId="3F5B594A">
            <w:pPr>
              <w:spacing w:line="360" w:lineRule="auto"/>
              <w:jc w:val="left"/>
              <w:rPr>
                <w:rFonts w:hint="eastAsia" w:ascii="宋体" w:hAnsi="宋体" w:eastAsia="宋体"/>
                <w:szCs w:val="21"/>
              </w:rPr>
            </w:pPr>
            <w:r>
              <w:rPr>
                <w:rFonts w:hint="eastAsia" w:ascii="宋体" w:hAnsi="宋体" w:eastAsia="宋体"/>
                <w:szCs w:val="21"/>
              </w:rPr>
              <w:t>getReceiverPhone()</w:t>
            </w:r>
          </w:p>
        </w:tc>
        <w:tc>
          <w:tcPr>
            <w:tcW w:w="1866" w:type="dxa"/>
            <w:vAlign w:val="center"/>
          </w:tcPr>
          <w:p w14:paraId="2E7D2EDF">
            <w:pPr>
              <w:spacing w:line="360" w:lineRule="auto"/>
              <w:jc w:val="left"/>
              <w:rPr>
                <w:rFonts w:hint="eastAsia" w:ascii="宋体" w:hAnsi="宋体" w:eastAsia="宋体"/>
                <w:szCs w:val="21"/>
              </w:rPr>
            </w:pPr>
            <w:r>
              <w:rPr>
                <w:rFonts w:hint="eastAsia" w:ascii="宋体" w:hAnsi="宋体" w:eastAsia="宋体"/>
                <w:szCs w:val="21"/>
              </w:rPr>
              <w:t>varchar</w:t>
            </w:r>
          </w:p>
        </w:tc>
      </w:tr>
      <w:tr w14:paraId="0171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12CCB77B">
            <w:pPr>
              <w:spacing w:line="360" w:lineRule="auto"/>
              <w:jc w:val="left"/>
              <w:rPr>
                <w:rFonts w:hint="eastAsia" w:ascii="宋体" w:hAnsi="宋体" w:eastAsia="宋体"/>
                <w:szCs w:val="21"/>
              </w:rPr>
            </w:pPr>
            <w:r>
              <w:rPr>
                <w:rFonts w:hint="eastAsia" w:ascii="宋体" w:hAnsi="宋体" w:eastAsia="宋体"/>
                <w:szCs w:val="21"/>
              </w:rPr>
              <w:t>设置订单备注</w:t>
            </w:r>
          </w:p>
        </w:tc>
        <w:tc>
          <w:tcPr>
            <w:tcW w:w="2746" w:type="dxa"/>
            <w:vAlign w:val="center"/>
          </w:tcPr>
          <w:p w14:paraId="52A7925E">
            <w:pPr>
              <w:spacing w:line="360" w:lineRule="auto"/>
              <w:jc w:val="left"/>
              <w:rPr>
                <w:rFonts w:hint="eastAsia" w:ascii="宋体" w:hAnsi="宋体" w:eastAsia="宋体"/>
                <w:szCs w:val="21"/>
              </w:rPr>
            </w:pPr>
            <w:r>
              <w:rPr>
                <w:rFonts w:hint="eastAsia" w:ascii="宋体" w:hAnsi="宋体" w:eastAsia="宋体"/>
                <w:szCs w:val="21"/>
              </w:rPr>
              <w:t>setOrderNote()</w:t>
            </w:r>
          </w:p>
        </w:tc>
        <w:tc>
          <w:tcPr>
            <w:tcW w:w="1866" w:type="dxa"/>
            <w:vAlign w:val="center"/>
          </w:tcPr>
          <w:p w14:paraId="01A71232">
            <w:pPr>
              <w:spacing w:line="360" w:lineRule="auto"/>
              <w:jc w:val="left"/>
              <w:rPr>
                <w:rFonts w:hint="eastAsia" w:ascii="宋体" w:hAnsi="宋体" w:eastAsia="宋体"/>
                <w:szCs w:val="21"/>
              </w:rPr>
            </w:pPr>
            <w:r>
              <w:rPr>
                <w:rFonts w:hint="eastAsia" w:ascii="宋体" w:hAnsi="宋体" w:eastAsia="宋体"/>
                <w:szCs w:val="21"/>
              </w:rPr>
              <w:t>bool</w:t>
            </w:r>
          </w:p>
        </w:tc>
      </w:tr>
      <w:tr w14:paraId="2049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00193835">
            <w:pPr>
              <w:spacing w:line="360" w:lineRule="auto"/>
              <w:jc w:val="left"/>
              <w:rPr>
                <w:rFonts w:hint="eastAsia" w:ascii="宋体" w:hAnsi="宋体" w:eastAsia="宋体"/>
                <w:szCs w:val="21"/>
              </w:rPr>
            </w:pPr>
            <w:r>
              <w:rPr>
                <w:rFonts w:hint="eastAsia" w:ascii="宋体" w:hAnsi="宋体" w:eastAsia="宋体"/>
                <w:szCs w:val="21"/>
              </w:rPr>
              <w:t>返回订单备注</w:t>
            </w:r>
          </w:p>
        </w:tc>
        <w:tc>
          <w:tcPr>
            <w:tcW w:w="2746" w:type="dxa"/>
            <w:vAlign w:val="center"/>
          </w:tcPr>
          <w:p w14:paraId="628E0288">
            <w:pPr>
              <w:spacing w:line="360" w:lineRule="auto"/>
              <w:jc w:val="left"/>
              <w:rPr>
                <w:rFonts w:hint="eastAsia" w:ascii="宋体" w:hAnsi="宋体" w:eastAsia="宋体"/>
                <w:szCs w:val="21"/>
              </w:rPr>
            </w:pPr>
            <w:r>
              <w:rPr>
                <w:rFonts w:hint="eastAsia" w:ascii="宋体" w:hAnsi="宋体" w:eastAsia="宋体"/>
                <w:szCs w:val="21"/>
              </w:rPr>
              <w:t>getOrderNote()</w:t>
            </w:r>
          </w:p>
        </w:tc>
        <w:tc>
          <w:tcPr>
            <w:tcW w:w="1866" w:type="dxa"/>
            <w:vAlign w:val="center"/>
          </w:tcPr>
          <w:p w14:paraId="7D041296">
            <w:pPr>
              <w:spacing w:line="360" w:lineRule="auto"/>
              <w:jc w:val="left"/>
              <w:rPr>
                <w:rFonts w:hint="eastAsia" w:ascii="宋体" w:hAnsi="宋体" w:eastAsia="宋体"/>
                <w:szCs w:val="21"/>
              </w:rPr>
            </w:pPr>
            <w:r>
              <w:rPr>
                <w:rFonts w:hint="eastAsia" w:ascii="宋体" w:hAnsi="宋体" w:eastAsia="宋体"/>
                <w:szCs w:val="21"/>
              </w:rPr>
              <w:t>text</w:t>
            </w:r>
          </w:p>
        </w:tc>
      </w:tr>
      <w:tr w14:paraId="7C9D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010B01A">
            <w:pPr>
              <w:spacing w:line="360" w:lineRule="auto"/>
              <w:jc w:val="left"/>
              <w:rPr>
                <w:rFonts w:hint="eastAsia" w:ascii="宋体" w:hAnsi="宋体" w:eastAsia="宋体"/>
                <w:szCs w:val="21"/>
              </w:rPr>
            </w:pPr>
            <w:r>
              <w:rPr>
                <w:rFonts w:hint="eastAsia" w:ascii="宋体" w:hAnsi="宋体" w:eastAsia="宋体"/>
                <w:szCs w:val="21"/>
              </w:rPr>
              <w:t>计算订单总价</w:t>
            </w:r>
          </w:p>
        </w:tc>
        <w:tc>
          <w:tcPr>
            <w:tcW w:w="2746" w:type="dxa"/>
            <w:vAlign w:val="center"/>
          </w:tcPr>
          <w:p w14:paraId="2B40AD6A">
            <w:pPr>
              <w:spacing w:line="360" w:lineRule="auto"/>
              <w:jc w:val="left"/>
              <w:rPr>
                <w:rFonts w:hint="eastAsia" w:ascii="宋体" w:hAnsi="宋体" w:eastAsia="宋体"/>
                <w:szCs w:val="21"/>
              </w:rPr>
            </w:pPr>
            <w:r>
              <w:rPr>
                <w:rFonts w:hint="eastAsia" w:ascii="宋体" w:hAnsi="宋体" w:eastAsia="宋体"/>
                <w:szCs w:val="21"/>
              </w:rPr>
              <w:t>calculateTotal()</w:t>
            </w:r>
          </w:p>
        </w:tc>
        <w:tc>
          <w:tcPr>
            <w:tcW w:w="1866" w:type="dxa"/>
            <w:vAlign w:val="center"/>
          </w:tcPr>
          <w:p w14:paraId="6B49786C">
            <w:pPr>
              <w:spacing w:line="360" w:lineRule="auto"/>
              <w:jc w:val="left"/>
              <w:rPr>
                <w:rFonts w:hint="eastAsia" w:ascii="宋体" w:hAnsi="宋体" w:eastAsia="宋体"/>
                <w:szCs w:val="21"/>
              </w:rPr>
            </w:pPr>
            <w:r>
              <w:rPr>
                <w:rFonts w:hint="eastAsia" w:ascii="宋体" w:hAnsi="宋体" w:eastAsia="宋体"/>
                <w:szCs w:val="21"/>
              </w:rPr>
              <w:t>Decimal</w:t>
            </w:r>
          </w:p>
        </w:tc>
      </w:tr>
      <w:tr w14:paraId="19BC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A18DAF5">
            <w:pPr>
              <w:spacing w:line="360" w:lineRule="auto"/>
              <w:jc w:val="left"/>
              <w:rPr>
                <w:rFonts w:hint="eastAsia" w:ascii="宋体" w:hAnsi="宋体" w:eastAsia="宋体"/>
                <w:szCs w:val="21"/>
              </w:rPr>
            </w:pPr>
            <w:r>
              <w:rPr>
                <w:rFonts w:hint="eastAsia" w:ascii="宋体" w:hAnsi="宋体" w:eastAsia="宋体"/>
                <w:szCs w:val="21"/>
              </w:rPr>
              <w:t>提交订单</w:t>
            </w:r>
          </w:p>
        </w:tc>
        <w:tc>
          <w:tcPr>
            <w:tcW w:w="2746" w:type="dxa"/>
            <w:vAlign w:val="center"/>
          </w:tcPr>
          <w:p w14:paraId="3694C025">
            <w:pPr>
              <w:spacing w:line="360" w:lineRule="auto"/>
              <w:jc w:val="left"/>
              <w:rPr>
                <w:rFonts w:hint="eastAsia" w:ascii="宋体" w:hAnsi="宋体" w:eastAsia="宋体"/>
                <w:szCs w:val="21"/>
              </w:rPr>
            </w:pPr>
            <w:r>
              <w:rPr>
                <w:rFonts w:hint="eastAsia" w:ascii="宋体" w:hAnsi="宋体" w:eastAsia="宋体"/>
                <w:szCs w:val="21"/>
              </w:rPr>
              <w:t>submitOrder()</w:t>
            </w:r>
          </w:p>
        </w:tc>
        <w:tc>
          <w:tcPr>
            <w:tcW w:w="1866" w:type="dxa"/>
            <w:vAlign w:val="center"/>
          </w:tcPr>
          <w:p w14:paraId="039C2ECD">
            <w:pPr>
              <w:spacing w:line="360" w:lineRule="auto"/>
              <w:jc w:val="left"/>
              <w:rPr>
                <w:rFonts w:hint="eastAsia" w:ascii="宋体" w:hAnsi="宋体" w:eastAsia="宋体"/>
                <w:szCs w:val="21"/>
              </w:rPr>
            </w:pPr>
            <w:r>
              <w:rPr>
                <w:rFonts w:hint="eastAsia" w:ascii="宋体" w:hAnsi="宋体" w:eastAsia="宋体"/>
                <w:szCs w:val="21"/>
              </w:rPr>
              <w:t>bool</w:t>
            </w:r>
          </w:p>
        </w:tc>
      </w:tr>
    </w:tbl>
    <w:p w14:paraId="609A8285">
      <w:pPr>
        <w:spacing w:line="360" w:lineRule="auto"/>
        <w:jc w:val="center"/>
        <w:rPr>
          <w:rFonts w:hint="eastAsia" w:ascii="宋体" w:hAnsi="宋体" w:eastAsia="宋体"/>
          <w:szCs w:val="21"/>
        </w:rPr>
      </w:pPr>
    </w:p>
    <w:p w14:paraId="228DFFC3">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3C998E58">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.7</w:t>
      </w:r>
      <w:r>
        <w:rPr>
          <w:rFonts w:hint="eastAsia" w:ascii="宋体" w:hAnsi="宋体" w:eastAsia="宋体"/>
          <w:b/>
          <w:bCs/>
          <w:szCs w:val="21"/>
        </w:rPr>
        <w:t>所示：</w:t>
      </w:r>
    </w:p>
    <w:p w14:paraId="69F689C7">
      <w:pPr>
        <w:spacing w:line="360" w:lineRule="auto"/>
        <w:jc w:val="center"/>
        <w:rPr>
          <w:rFonts w:hint="eastAsia"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 xml:space="preserve">.7 </w:t>
      </w:r>
      <w:r>
        <w:rPr>
          <w:rFonts w:hint="eastAsia" w:ascii="宋体" w:hAnsi="宋体" w:eastAsia="宋体"/>
          <w:szCs w:val="21"/>
        </w:rPr>
        <w:t>Comment类操作表</w:t>
      </w:r>
    </w:p>
    <w:p w14:paraId="32107FE5">
      <w:pPr>
        <w:spacing w:line="360" w:lineRule="auto"/>
        <w:jc w:val="center"/>
        <w:rPr>
          <w:rFonts w:hint="eastAsia" w:ascii="宋体" w:hAnsi="宋体" w:eastAsia="宋体"/>
          <w:szCs w:val="21"/>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1C4B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E073D8C">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36D0F708">
            <w:pPr>
              <w:spacing w:line="360" w:lineRule="auto"/>
              <w:jc w:val="center"/>
              <w:rPr>
                <w:rFonts w:hint="eastAsia"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09A1B936">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7C25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777260E">
            <w:pPr>
              <w:spacing w:line="360" w:lineRule="auto"/>
              <w:jc w:val="center"/>
              <w:rPr>
                <w:rFonts w:hint="eastAsia" w:ascii="宋体" w:hAnsi="宋体" w:eastAsia="宋体"/>
                <w:szCs w:val="21"/>
              </w:rPr>
            </w:pPr>
            <w:r>
              <w:rPr>
                <w:rFonts w:hint="eastAsia" w:ascii="宋体" w:hAnsi="宋体" w:eastAsia="宋体"/>
                <w:szCs w:val="21"/>
              </w:rPr>
              <w:t>发表评论</w:t>
            </w:r>
          </w:p>
        </w:tc>
        <w:tc>
          <w:tcPr>
            <w:tcW w:w="2539" w:type="dxa"/>
            <w:tcBorders>
              <w:top w:val="single" w:color="auto" w:sz="4" w:space="0"/>
              <w:left w:val="single" w:color="auto" w:sz="4" w:space="0"/>
              <w:bottom w:val="single" w:color="auto" w:sz="4" w:space="0"/>
              <w:right w:val="single" w:color="auto" w:sz="4" w:space="0"/>
            </w:tcBorders>
          </w:tcPr>
          <w:p w14:paraId="00FB9300">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4E43050C">
            <w:pPr>
              <w:spacing w:line="360" w:lineRule="auto"/>
              <w:jc w:val="center"/>
              <w:rPr>
                <w:rFonts w:hint="eastAsia" w:ascii="宋体" w:hAnsi="宋体" w:eastAsia="宋体"/>
                <w:szCs w:val="21"/>
              </w:rPr>
            </w:pPr>
            <w:r>
              <w:rPr>
                <w:rFonts w:hint="eastAsia" w:ascii="宋体" w:hAnsi="宋体" w:eastAsia="宋体"/>
                <w:szCs w:val="21"/>
              </w:rPr>
              <w:t>bool</w:t>
            </w:r>
          </w:p>
        </w:tc>
      </w:tr>
      <w:tr w14:paraId="2836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36C2766">
            <w:pPr>
              <w:spacing w:line="360" w:lineRule="auto"/>
              <w:jc w:val="center"/>
              <w:rPr>
                <w:rFonts w:hint="eastAsia" w:ascii="宋体" w:hAnsi="宋体" w:eastAsia="宋体"/>
                <w:szCs w:val="21"/>
              </w:rPr>
            </w:pPr>
            <w:r>
              <w:rPr>
                <w:rFonts w:hint="eastAsia" w:ascii="宋体" w:hAnsi="宋体" w:eastAsia="宋体"/>
                <w:szCs w:val="21"/>
              </w:rPr>
              <w:t>删除评论</w:t>
            </w:r>
          </w:p>
        </w:tc>
        <w:tc>
          <w:tcPr>
            <w:tcW w:w="2539" w:type="dxa"/>
            <w:tcBorders>
              <w:top w:val="single" w:color="auto" w:sz="4" w:space="0"/>
              <w:left w:val="single" w:color="auto" w:sz="4" w:space="0"/>
              <w:bottom w:val="single" w:color="auto" w:sz="4" w:space="0"/>
              <w:right w:val="single" w:color="auto" w:sz="4" w:space="0"/>
            </w:tcBorders>
          </w:tcPr>
          <w:p w14:paraId="27304235">
            <w:pPr>
              <w:spacing w:line="360" w:lineRule="auto"/>
              <w:jc w:val="center"/>
              <w:rPr>
                <w:rFonts w:hint="eastAsia" w:ascii="宋体" w:hAnsi="宋体" w:eastAsia="宋体"/>
                <w:szCs w:val="21"/>
              </w:rPr>
            </w:pPr>
            <w:r>
              <w:rPr>
                <w:rFonts w:ascii="宋体" w:hAnsi="宋体" w:eastAsia="宋体"/>
                <w:szCs w:val="21"/>
              </w:rPr>
              <w:t>delete</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0168B00B">
            <w:pPr>
              <w:spacing w:line="360" w:lineRule="auto"/>
              <w:jc w:val="center"/>
              <w:rPr>
                <w:rFonts w:hint="eastAsia" w:ascii="宋体" w:hAnsi="宋体" w:eastAsia="宋体"/>
                <w:szCs w:val="21"/>
              </w:rPr>
            </w:pPr>
            <w:r>
              <w:rPr>
                <w:rFonts w:ascii="宋体" w:hAnsi="宋体" w:eastAsia="宋体"/>
                <w:szCs w:val="21"/>
              </w:rPr>
              <w:t>bool</w:t>
            </w:r>
          </w:p>
        </w:tc>
      </w:tr>
      <w:tr w14:paraId="5162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437C971">
            <w:pPr>
              <w:spacing w:line="360" w:lineRule="auto"/>
              <w:jc w:val="center"/>
              <w:rPr>
                <w:rFonts w:hint="eastAsia" w:ascii="宋体" w:hAnsi="宋体" w:eastAsia="宋体"/>
                <w:szCs w:val="21"/>
              </w:rPr>
            </w:pPr>
            <w:r>
              <w:rPr>
                <w:rFonts w:hint="eastAsia" w:ascii="宋体" w:hAnsi="宋体" w:eastAsia="宋体"/>
                <w:szCs w:val="21"/>
              </w:rPr>
              <w:t>设置评论ID</w:t>
            </w:r>
          </w:p>
        </w:tc>
        <w:tc>
          <w:tcPr>
            <w:tcW w:w="2539" w:type="dxa"/>
            <w:tcBorders>
              <w:top w:val="single" w:color="auto" w:sz="4" w:space="0"/>
              <w:left w:val="single" w:color="auto" w:sz="4" w:space="0"/>
              <w:bottom w:val="single" w:color="auto" w:sz="4" w:space="0"/>
              <w:right w:val="single" w:color="auto" w:sz="4" w:space="0"/>
            </w:tcBorders>
          </w:tcPr>
          <w:p w14:paraId="2B37D798">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1856B4CB">
            <w:pPr>
              <w:spacing w:line="360" w:lineRule="auto"/>
              <w:jc w:val="center"/>
              <w:rPr>
                <w:rFonts w:hint="eastAsia" w:ascii="宋体" w:hAnsi="宋体" w:eastAsia="宋体"/>
                <w:szCs w:val="21"/>
              </w:rPr>
            </w:pPr>
            <w:r>
              <w:rPr>
                <w:rFonts w:hint="eastAsia" w:ascii="宋体" w:hAnsi="宋体" w:eastAsia="宋体"/>
                <w:szCs w:val="21"/>
              </w:rPr>
              <w:t>bool</w:t>
            </w:r>
          </w:p>
        </w:tc>
      </w:tr>
      <w:tr w14:paraId="4A35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C482842">
            <w:pPr>
              <w:spacing w:line="360" w:lineRule="auto"/>
              <w:jc w:val="center"/>
              <w:rPr>
                <w:rFonts w:hint="eastAsia" w:ascii="宋体" w:hAnsi="宋体" w:eastAsia="宋体"/>
                <w:szCs w:val="21"/>
              </w:rPr>
            </w:pPr>
            <w:r>
              <w:rPr>
                <w:rFonts w:hint="eastAsia" w:ascii="宋体" w:hAnsi="宋体" w:eastAsia="宋体"/>
                <w:szCs w:val="21"/>
              </w:rPr>
              <w:t>返回评论ID</w:t>
            </w:r>
          </w:p>
        </w:tc>
        <w:tc>
          <w:tcPr>
            <w:tcW w:w="2539" w:type="dxa"/>
            <w:tcBorders>
              <w:top w:val="single" w:color="auto" w:sz="4" w:space="0"/>
              <w:left w:val="single" w:color="auto" w:sz="4" w:space="0"/>
              <w:bottom w:val="single" w:color="auto" w:sz="4" w:space="0"/>
              <w:right w:val="single" w:color="auto" w:sz="4" w:space="0"/>
            </w:tcBorders>
          </w:tcPr>
          <w:p w14:paraId="073D3C3B">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533C4527">
            <w:pPr>
              <w:spacing w:line="360" w:lineRule="auto"/>
              <w:jc w:val="center"/>
              <w:rPr>
                <w:rFonts w:hint="eastAsia" w:ascii="宋体" w:hAnsi="宋体" w:eastAsia="宋体"/>
                <w:szCs w:val="21"/>
              </w:rPr>
            </w:pPr>
            <w:r>
              <w:rPr>
                <w:rFonts w:hint="eastAsia" w:ascii="宋体" w:hAnsi="宋体" w:eastAsia="宋体"/>
                <w:szCs w:val="21"/>
              </w:rPr>
              <w:t>Varchar</w:t>
            </w:r>
          </w:p>
        </w:tc>
      </w:tr>
      <w:tr w14:paraId="70BD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A05C6BB">
            <w:pPr>
              <w:spacing w:line="360" w:lineRule="auto"/>
              <w:jc w:val="center"/>
              <w:rPr>
                <w:rFonts w:hint="eastAsia" w:ascii="宋体" w:hAnsi="宋体" w:eastAsia="宋体"/>
                <w:szCs w:val="21"/>
              </w:rPr>
            </w:pPr>
            <w:r>
              <w:rPr>
                <w:rFonts w:hint="eastAsia" w:ascii="宋体" w:hAnsi="宋体" w:eastAsia="宋体"/>
                <w:szCs w:val="21"/>
              </w:rPr>
              <w:t>设置作者ID</w:t>
            </w:r>
          </w:p>
        </w:tc>
        <w:tc>
          <w:tcPr>
            <w:tcW w:w="2539" w:type="dxa"/>
            <w:tcBorders>
              <w:top w:val="single" w:color="auto" w:sz="4" w:space="0"/>
              <w:left w:val="single" w:color="auto" w:sz="4" w:space="0"/>
              <w:bottom w:val="single" w:color="auto" w:sz="4" w:space="0"/>
              <w:right w:val="single" w:color="auto" w:sz="4" w:space="0"/>
            </w:tcBorders>
          </w:tcPr>
          <w:p w14:paraId="1AA5B619">
            <w:pPr>
              <w:spacing w:line="360" w:lineRule="auto"/>
              <w:jc w:val="center"/>
              <w:rPr>
                <w:rFonts w:hint="eastAsia" w:ascii="宋体" w:hAnsi="宋体" w:eastAsia="宋体"/>
                <w:szCs w:val="21"/>
              </w:rPr>
            </w:pPr>
            <w:r>
              <w:rPr>
                <w:rFonts w:ascii="宋体" w:hAnsi="宋体" w:eastAsia="宋体"/>
                <w:szCs w:val="21"/>
              </w:rPr>
              <w:t>setAuthorID()</w:t>
            </w:r>
          </w:p>
        </w:tc>
        <w:tc>
          <w:tcPr>
            <w:tcW w:w="2073" w:type="dxa"/>
            <w:tcBorders>
              <w:top w:val="single" w:color="auto" w:sz="4" w:space="0"/>
              <w:left w:val="single" w:color="auto" w:sz="4" w:space="0"/>
              <w:bottom w:val="single" w:color="auto" w:sz="4" w:space="0"/>
              <w:right w:val="single" w:color="auto" w:sz="4" w:space="0"/>
            </w:tcBorders>
          </w:tcPr>
          <w:p w14:paraId="62479F77">
            <w:pPr>
              <w:spacing w:line="360" w:lineRule="auto"/>
              <w:jc w:val="center"/>
              <w:rPr>
                <w:rFonts w:hint="eastAsia" w:ascii="宋体" w:hAnsi="宋体" w:eastAsia="宋体"/>
                <w:szCs w:val="21"/>
              </w:rPr>
            </w:pPr>
            <w:r>
              <w:rPr>
                <w:rFonts w:hint="eastAsia" w:ascii="宋体" w:hAnsi="宋体" w:eastAsia="宋体"/>
                <w:szCs w:val="21"/>
              </w:rPr>
              <w:t>bool</w:t>
            </w:r>
          </w:p>
        </w:tc>
      </w:tr>
      <w:tr w14:paraId="3F75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42BF065">
            <w:pPr>
              <w:spacing w:line="360" w:lineRule="auto"/>
              <w:jc w:val="center"/>
              <w:rPr>
                <w:rFonts w:hint="eastAsia" w:ascii="宋体" w:hAnsi="宋体" w:eastAsia="宋体"/>
                <w:szCs w:val="21"/>
              </w:rPr>
            </w:pPr>
            <w:r>
              <w:rPr>
                <w:rFonts w:hint="eastAsia" w:ascii="宋体" w:hAnsi="宋体" w:eastAsia="宋体"/>
                <w:szCs w:val="21"/>
              </w:rPr>
              <w:t>返回作者ID</w:t>
            </w:r>
          </w:p>
        </w:tc>
        <w:tc>
          <w:tcPr>
            <w:tcW w:w="2539" w:type="dxa"/>
            <w:tcBorders>
              <w:top w:val="single" w:color="auto" w:sz="4" w:space="0"/>
              <w:left w:val="single" w:color="auto" w:sz="4" w:space="0"/>
              <w:bottom w:val="single" w:color="auto" w:sz="4" w:space="0"/>
              <w:right w:val="single" w:color="auto" w:sz="4" w:space="0"/>
            </w:tcBorders>
          </w:tcPr>
          <w:p w14:paraId="14B21EBF">
            <w:pPr>
              <w:spacing w:line="360" w:lineRule="auto"/>
              <w:jc w:val="center"/>
              <w:rPr>
                <w:rFonts w:hint="eastAsia" w:ascii="宋体" w:hAnsi="宋体" w:eastAsia="宋体"/>
                <w:szCs w:val="21"/>
              </w:rPr>
            </w:pPr>
            <w:r>
              <w:rPr>
                <w:rFonts w:ascii="宋体" w:hAnsi="宋体" w:eastAsia="宋体"/>
                <w:szCs w:val="21"/>
              </w:rPr>
              <w:t>getAuthorID()</w:t>
            </w:r>
          </w:p>
        </w:tc>
        <w:tc>
          <w:tcPr>
            <w:tcW w:w="2073" w:type="dxa"/>
            <w:tcBorders>
              <w:top w:val="single" w:color="auto" w:sz="4" w:space="0"/>
              <w:left w:val="single" w:color="auto" w:sz="4" w:space="0"/>
              <w:bottom w:val="single" w:color="auto" w:sz="4" w:space="0"/>
              <w:right w:val="single" w:color="auto" w:sz="4" w:space="0"/>
            </w:tcBorders>
          </w:tcPr>
          <w:p w14:paraId="105246E1">
            <w:pPr>
              <w:spacing w:line="360" w:lineRule="auto"/>
              <w:jc w:val="center"/>
              <w:rPr>
                <w:rFonts w:hint="eastAsia" w:ascii="宋体" w:hAnsi="宋体" w:eastAsia="宋体"/>
                <w:szCs w:val="21"/>
              </w:rPr>
            </w:pPr>
            <w:r>
              <w:rPr>
                <w:rFonts w:hint="eastAsia" w:ascii="宋体" w:hAnsi="宋体" w:eastAsia="宋体"/>
                <w:szCs w:val="21"/>
              </w:rPr>
              <w:t>Varchar</w:t>
            </w:r>
          </w:p>
        </w:tc>
      </w:tr>
      <w:tr w14:paraId="0125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5B0B4F3">
            <w:pPr>
              <w:spacing w:line="360" w:lineRule="auto"/>
              <w:jc w:val="center"/>
              <w:rPr>
                <w:rFonts w:hint="eastAsia" w:ascii="宋体" w:hAnsi="宋体" w:eastAsia="宋体"/>
                <w:szCs w:val="21"/>
              </w:rPr>
            </w:pPr>
            <w:r>
              <w:rPr>
                <w:rFonts w:hint="eastAsia" w:ascii="宋体" w:hAnsi="宋体" w:eastAsia="宋体"/>
                <w:szCs w:val="21"/>
              </w:rPr>
              <w:t>设置猫咪ID</w:t>
            </w:r>
          </w:p>
        </w:tc>
        <w:tc>
          <w:tcPr>
            <w:tcW w:w="2539" w:type="dxa"/>
            <w:tcBorders>
              <w:top w:val="single" w:color="auto" w:sz="4" w:space="0"/>
              <w:left w:val="single" w:color="auto" w:sz="4" w:space="0"/>
              <w:bottom w:val="single" w:color="auto" w:sz="4" w:space="0"/>
              <w:right w:val="single" w:color="auto" w:sz="4" w:space="0"/>
            </w:tcBorders>
          </w:tcPr>
          <w:p w14:paraId="071A95D6">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etCat</w:t>
            </w:r>
            <w:r>
              <w:rPr>
                <w:rFonts w:ascii="宋体" w:hAnsi="宋体" w:eastAsia="宋体"/>
                <w:szCs w:val="21"/>
              </w:rPr>
              <w:t>ID()</w:t>
            </w:r>
          </w:p>
        </w:tc>
        <w:tc>
          <w:tcPr>
            <w:tcW w:w="2073" w:type="dxa"/>
            <w:tcBorders>
              <w:top w:val="single" w:color="auto" w:sz="4" w:space="0"/>
              <w:left w:val="single" w:color="auto" w:sz="4" w:space="0"/>
              <w:bottom w:val="single" w:color="auto" w:sz="4" w:space="0"/>
              <w:right w:val="single" w:color="auto" w:sz="4" w:space="0"/>
            </w:tcBorders>
          </w:tcPr>
          <w:p w14:paraId="21F2F821">
            <w:pPr>
              <w:spacing w:line="360" w:lineRule="auto"/>
              <w:jc w:val="center"/>
              <w:rPr>
                <w:rFonts w:hint="eastAsia" w:ascii="宋体" w:hAnsi="宋体" w:eastAsia="宋体"/>
                <w:szCs w:val="21"/>
              </w:rPr>
            </w:pPr>
            <w:r>
              <w:rPr>
                <w:rFonts w:hint="eastAsia" w:ascii="宋体" w:hAnsi="宋体" w:eastAsia="宋体"/>
                <w:szCs w:val="21"/>
              </w:rPr>
              <w:t>bool</w:t>
            </w:r>
          </w:p>
        </w:tc>
      </w:tr>
      <w:tr w14:paraId="778D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10782B7">
            <w:pPr>
              <w:spacing w:line="360" w:lineRule="auto"/>
              <w:jc w:val="center"/>
              <w:rPr>
                <w:rFonts w:hint="eastAsia" w:ascii="宋体" w:hAnsi="宋体" w:eastAsia="宋体"/>
                <w:szCs w:val="21"/>
              </w:rPr>
            </w:pPr>
            <w:r>
              <w:rPr>
                <w:rFonts w:hint="eastAsia" w:ascii="宋体" w:hAnsi="宋体" w:eastAsia="宋体"/>
                <w:szCs w:val="21"/>
              </w:rPr>
              <w:t>返回猫咪ID</w:t>
            </w:r>
          </w:p>
        </w:tc>
        <w:tc>
          <w:tcPr>
            <w:tcW w:w="2539" w:type="dxa"/>
            <w:tcBorders>
              <w:top w:val="single" w:color="auto" w:sz="4" w:space="0"/>
              <w:left w:val="single" w:color="auto" w:sz="4" w:space="0"/>
              <w:bottom w:val="single" w:color="auto" w:sz="4" w:space="0"/>
              <w:right w:val="single" w:color="auto" w:sz="4" w:space="0"/>
            </w:tcBorders>
          </w:tcPr>
          <w:p w14:paraId="382E5B28">
            <w:pPr>
              <w:spacing w:line="360" w:lineRule="auto"/>
              <w:jc w:val="center"/>
              <w:rPr>
                <w:rFonts w:hint="eastAsia" w:ascii="宋体" w:hAnsi="宋体" w:eastAsia="宋体"/>
                <w:szCs w:val="21"/>
              </w:rPr>
            </w:pPr>
            <w:r>
              <w:rPr>
                <w:rFonts w:hint="eastAsia" w:ascii="宋体" w:hAnsi="宋体" w:eastAsia="宋体"/>
                <w:szCs w:val="21"/>
              </w:rPr>
              <w:t>getCatt</w:t>
            </w:r>
            <w:r>
              <w:rPr>
                <w:rFonts w:ascii="宋体" w:hAnsi="宋体" w:eastAsia="宋体"/>
                <w:szCs w:val="21"/>
              </w:rPr>
              <w:t>ID()</w:t>
            </w:r>
          </w:p>
        </w:tc>
        <w:tc>
          <w:tcPr>
            <w:tcW w:w="2073" w:type="dxa"/>
            <w:tcBorders>
              <w:top w:val="single" w:color="auto" w:sz="4" w:space="0"/>
              <w:left w:val="single" w:color="auto" w:sz="4" w:space="0"/>
              <w:bottom w:val="single" w:color="auto" w:sz="4" w:space="0"/>
              <w:right w:val="single" w:color="auto" w:sz="4" w:space="0"/>
            </w:tcBorders>
          </w:tcPr>
          <w:p w14:paraId="656BE71B">
            <w:pPr>
              <w:spacing w:line="360" w:lineRule="auto"/>
              <w:jc w:val="center"/>
              <w:rPr>
                <w:rFonts w:hint="eastAsia" w:ascii="宋体" w:hAnsi="宋体" w:eastAsia="宋体"/>
                <w:szCs w:val="21"/>
              </w:rPr>
            </w:pPr>
            <w:r>
              <w:rPr>
                <w:rFonts w:hint="eastAsia" w:ascii="宋体" w:hAnsi="宋体" w:eastAsia="宋体"/>
                <w:szCs w:val="21"/>
              </w:rPr>
              <w:t>varchar</w:t>
            </w:r>
          </w:p>
        </w:tc>
      </w:tr>
      <w:tr w14:paraId="4F4C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A4776EA">
            <w:pPr>
              <w:spacing w:line="360" w:lineRule="auto"/>
              <w:jc w:val="center"/>
              <w:rPr>
                <w:rFonts w:hint="eastAsia" w:ascii="宋体" w:hAnsi="宋体" w:eastAsia="宋体"/>
                <w:szCs w:val="21"/>
              </w:rPr>
            </w:pPr>
            <w:r>
              <w:rPr>
                <w:rFonts w:hint="eastAsia" w:ascii="宋体" w:hAnsi="宋体" w:eastAsia="宋体"/>
                <w:szCs w:val="21"/>
              </w:rPr>
              <w:t>设置发布时间</w:t>
            </w:r>
          </w:p>
        </w:tc>
        <w:tc>
          <w:tcPr>
            <w:tcW w:w="2539" w:type="dxa"/>
            <w:tcBorders>
              <w:top w:val="single" w:color="auto" w:sz="4" w:space="0"/>
              <w:left w:val="single" w:color="auto" w:sz="4" w:space="0"/>
              <w:bottom w:val="single" w:color="auto" w:sz="4" w:space="0"/>
              <w:right w:val="single" w:color="auto" w:sz="4" w:space="0"/>
            </w:tcBorders>
          </w:tcPr>
          <w:p w14:paraId="42A9AAE0">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020D323D">
            <w:pPr>
              <w:spacing w:line="360" w:lineRule="auto"/>
              <w:jc w:val="center"/>
              <w:rPr>
                <w:rFonts w:hint="eastAsia" w:ascii="宋体" w:hAnsi="宋体" w:eastAsia="宋体"/>
                <w:szCs w:val="21"/>
              </w:rPr>
            </w:pPr>
            <w:r>
              <w:rPr>
                <w:rFonts w:hint="eastAsia" w:ascii="宋体" w:hAnsi="宋体" w:eastAsia="宋体"/>
                <w:szCs w:val="21"/>
              </w:rPr>
              <w:t>bool</w:t>
            </w:r>
          </w:p>
        </w:tc>
      </w:tr>
      <w:tr w14:paraId="5459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8055EBC">
            <w:pPr>
              <w:spacing w:line="360" w:lineRule="auto"/>
              <w:jc w:val="center"/>
              <w:rPr>
                <w:rFonts w:hint="eastAsia" w:ascii="宋体" w:hAnsi="宋体" w:eastAsia="宋体"/>
                <w:szCs w:val="21"/>
              </w:rPr>
            </w:pPr>
            <w:r>
              <w:rPr>
                <w:rFonts w:hint="eastAsia" w:ascii="宋体" w:hAnsi="宋体" w:eastAsia="宋体"/>
                <w:szCs w:val="21"/>
              </w:rPr>
              <w:t>返回发布时间</w:t>
            </w:r>
          </w:p>
        </w:tc>
        <w:tc>
          <w:tcPr>
            <w:tcW w:w="2539" w:type="dxa"/>
            <w:tcBorders>
              <w:top w:val="single" w:color="auto" w:sz="4" w:space="0"/>
              <w:left w:val="single" w:color="auto" w:sz="4" w:space="0"/>
              <w:bottom w:val="single" w:color="auto" w:sz="4" w:space="0"/>
              <w:right w:val="single" w:color="auto" w:sz="4" w:space="0"/>
            </w:tcBorders>
          </w:tcPr>
          <w:p w14:paraId="61102A43">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44322F9F">
            <w:pPr>
              <w:spacing w:line="360" w:lineRule="auto"/>
              <w:jc w:val="center"/>
              <w:rPr>
                <w:rFonts w:hint="eastAsia" w:ascii="宋体" w:hAnsi="宋体" w:eastAsia="宋体"/>
                <w:szCs w:val="21"/>
              </w:rPr>
            </w:pPr>
            <w:r>
              <w:rPr>
                <w:rFonts w:hint="eastAsia" w:ascii="宋体" w:hAnsi="宋体" w:eastAsia="宋体"/>
                <w:szCs w:val="21"/>
              </w:rPr>
              <w:t>Datetime</w:t>
            </w:r>
          </w:p>
        </w:tc>
      </w:tr>
      <w:tr w14:paraId="6769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47" w:author="漫星" w:date="2025-11-14T18:33:00Z"/>
        </w:trPr>
        <w:tc>
          <w:tcPr>
            <w:tcW w:w="1832" w:type="dxa"/>
            <w:tcBorders>
              <w:top w:val="single" w:color="auto" w:sz="4" w:space="0"/>
              <w:left w:val="single" w:color="auto" w:sz="4" w:space="0"/>
              <w:bottom w:val="single" w:color="auto" w:sz="4" w:space="0"/>
              <w:right w:val="single" w:color="auto" w:sz="4" w:space="0"/>
            </w:tcBorders>
          </w:tcPr>
          <w:p w14:paraId="6374DF8A">
            <w:pPr>
              <w:spacing w:line="360" w:lineRule="auto"/>
              <w:jc w:val="center"/>
              <w:rPr>
                <w:ins w:id="148" w:author="漫星" w:date="2025-11-14T18:33:00Z"/>
                <w:rFonts w:hint="eastAsia" w:ascii="宋体" w:hAnsi="宋体" w:eastAsia="宋体"/>
                <w:szCs w:val="21"/>
              </w:rPr>
            </w:pPr>
            <w:ins w:id="149" w:author="漫星" w:date="2025-11-14T18:34:00Z">
              <w:r>
                <w:rPr>
                  <w:rFonts w:hint="eastAsia" w:ascii="宋体" w:hAnsi="宋体" w:eastAsia="宋体"/>
                  <w:szCs w:val="21"/>
                </w:rPr>
                <w:t>设置审核状态</w:t>
              </w:r>
            </w:ins>
          </w:p>
        </w:tc>
        <w:tc>
          <w:tcPr>
            <w:tcW w:w="2539" w:type="dxa"/>
            <w:tcBorders>
              <w:top w:val="single" w:color="auto" w:sz="4" w:space="0"/>
              <w:left w:val="single" w:color="auto" w:sz="4" w:space="0"/>
              <w:bottom w:val="single" w:color="auto" w:sz="4" w:space="0"/>
              <w:right w:val="single" w:color="auto" w:sz="4" w:space="0"/>
            </w:tcBorders>
          </w:tcPr>
          <w:p w14:paraId="44722AD5">
            <w:pPr>
              <w:spacing w:line="360" w:lineRule="auto"/>
              <w:jc w:val="center"/>
              <w:rPr>
                <w:ins w:id="150" w:author="漫星" w:date="2025-11-14T18:33:00Z"/>
                <w:rFonts w:hint="eastAsia" w:ascii="宋体" w:hAnsi="宋体" w:eastAsia="宋体"/>
                <w:szCs w:val="21"/>
              </w:rPr>
            </w:pPr>
            <w:ins w:id="151" w:author="漫星" w:date="2025-11-14T18:34:00Z">
              <w:r>
                <w:rPr>
                  <w:rFonts w:ascii="宋体" w:hAnsi="宋体" w:eastAsia="宋体"/>
                  <w:szCs w:val="21"/>
                </w:rPr>
                <w:t>set</w:t>
              </w:r>
            </w:ins>
            <w:ins w:id="152" w:author="漫星" w:date="2025-11-14T18:34:00Z">
              <w:r>
                <w:rPr>
                  <w:rFonts w:hint="eastAsia" w:ascii="宋体" w:hAnsi="宋体" w:eastAsia="宋体"/>
                  <w:szCs w:val="21"/>
                </w:rPr>
                <w:t>AuditStatus</w:t>
              </w:r>
            </w:ins>
            <w:ins w:id="153" w:author="漫星" w:date="2025-11-14T18:34:00Z">
              <w:r>
                <w:rPr>
                  <w:rFonts w:ascii="宋体" w:hAnsi="宋体" w:eastAsia="宋体"/>
                  <w:szCs w:val="21"/>
                </w:rPr>
                <w:t>()</w:t>
              </w:r>
            </w:ins>
          </w:p>
        </w:tc>
        <w:tc>
          <w:tcPr>
            <w:tcW w:w="2073" w:type="dxa"/>
            <w:tcBorders>
              <w:top w:val="single" w:color="auto" w:sz="4" w:space="0"/>
              <w:left w:val="single" w:color="auto" w:sz="4" w:space="0"/>
              <w:bottom w:val="single" w:color="auto" w:sz="4" w:space="0"/>
              <w:right w:val="single" w:color="auto" w:sz="4" w:space="0"/>
            </w:tcBorders>
          </w:tcPr>
          <w:p w14:paraId="1740A1E0">
            <w:pPr>
              <w:spacing w:line="360" w:lineRule="auto"/>
              <w:jc w:val="center"/>
              <w:rPr>
                <w:ins w:id="154" w:author="漫星" w:date="2025-11-14T18:33:00Z"/>
                <w:rFonts w:hint="eastAsia" w:ascii="宋体" w:hAnsi="宋体" w:eastAsia="宋体"/>
                <w:szCs w:val="21"/>
              </w:rPr>
            </w:pPr>
            <w:ins w:id="155" w:author="漫星" w:date="2025-11-14T18:34:00Z">
              <w:r>
                <w:rPr>
                  <w:rFonts w:hint="eastAsia" w:ascii="宋体" w:hAnsi="宋体" w:eastAsia="宋体"/>
                  <w:szCs w:val="21"/>
                </w:rPr>
                <w:t>bool</w:t>
              </w:r>
            </w:ins>
          </w:p>
        </w:tc>
      </w:tr>
      <w:tr w14:paraId="6CA6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6" w:author="漫星" w:date="2025-11-14T18:34:00Z"/>
        </w:trPr>
        <w:tc>
          <w:tcPr>
            <w:tcW w:w="1832" w:type="dxa"/>
            <w:tcBorders>
              <w:top w:val="single" w:color="auto" w:sz="4" w:space="0"/>
              <w:left w:val="single" w:color="auto" w:sz="4" w:space="0"/>
              <w:bottom w:val="single" w:color="auto" w:sz="4" w:space="0"/>
              <w:right w:val="single" w:color="auto" w:sz="4" w:space="0"/>
            </w:tcBorders>
          </w:tcPr>
          <w:p w14:paraId="29E697CA">
            <w:pPr>
              <w:spacing w:line="360" w:lineRule="auto"/>
              <w:jc w:val="center"/>
              <w:rPr>
                <w:ins w:id="157" w:author="漫星" w:date="2025-11-14T18:34:00Z"/>
                <w:rFonts w:hint="eastAsia" w:ascii="宋体" w:hAnsi="宋体" w:eastAsia="宋体"/>
                <w:szCs w:val="21"/>
              </w:rPr>
            </w:pPr>
            <w:ins w:id="158" w:author="漫星" w:date="2025-11-14T18:34:00Z">
              <w:r>
                <w:rPr>
                  <w:rFonts w:hint="eastAsia" w:ascii="宋体" w:hAnsi="宋体" w:eastAsia="宋体"/>
                  <w:szCs w:val="21"/>
                </w:rPr>
                <w:t>返回审核状态</w:t>
              </w:r>
            </w:ins>
          </w:p>
        </w:tc>
        <w:tc>
          <w:tcPr>
            <w:tcW w:w="2539" w:type="dxa"/>
            <w:tcBorders>
              <w:top w:val="single" w:color="auto" w:sz="4" w:space="0"/>
              <w:left w:val="single" w:color="auto" w:sz="4" w:space="0"/>
              <w:bottom w:val="single" w:color="auto" w:sz="4" w:space="0"/>
              <w:right w:val="single" w:color="auto" w:sz="4" w:space="0"/>
            </w:tcBorders>
          </w:tcPr>
          <w:p w14:paraId="0BA70313">
            <w:pPr>
              <w:spacing w:line="360" w:lineRule="auto"/>
              <w:jc w:val="center"/>
              <w:rPr>
                <w:ins w:id="159" w:author="漫星" w:date="2025-11-14T18:34:00Z"/>
                <w:rFonts w:hint="eastAsia" w:ascii="宋体" w:hAnsi="宋体" w:eastAsia="宋体"/>
                <w:szCs w:val="21"/>
              </w:rPr>
            </w:pPr>
            <w:ins w:id="160" w:author="漫星" w:date="2025-11-14T18:34:00Z">
              <w:r>
                <w:rPr>
                  <w:rFonts w:ascii="宋体" w:hAnsi="宋体" w:eastAsia="宋体"/>
                  <w:szCs w:val="21"/>
                </w:rPr>
                <w:t>get</w:t>
              </w:r>
            </w:ins>
            <w:ins w:id="161" w:author="漫星" w:date="2025-11-14T18:34:00Z">
              <w:r>
                <w:rPr>
                  <w:rFonts w:hint="eastAsia" w:ascii="宋体" w:hAnsi="宋体" w:eastAsia="宋体"/>
                  <w:szCs w:val="21"/>
                </w:rPr>
                <w:t>AuditStatus</w:t>
              </w:r>
            </w:ins>
            <w:ins w:id="162" w:author="漫星" w:date="2025-11-14T18:34:00Z">
              <w:r>
                <w:rPr>
                  <w:rFonts w:ascii="宋体" w:hAnsi="宋体" w:eastAsia="宋体"/>
                  <w:szCs w:val="21"/>
                </w:rPr>
                <w:t>()</w:t>
              </w:r>
            </w:ins>
          </w:p>
        </w:tc>
        <w:tc>
          <w:tcPr>
            <w:tcW w:w="2073" w:type="dxa"/>
            <w:tcBorders>
              <w:top w:val="single" w:color="auto" w:sz="4" w:space="0"/>
              <w:left w:val="single" w:color="auto" w:sz="4" w:space="0"/>
              <w:bottom w:val="single" w:color="auto" w:sz="4" w:space="0"/>
              <w:right w:val="single" w:color="auto" w:sz="4" w:space="0"/>
            </w:tcBorders>
          </w:tcPr>
          <w:p w14:paraId="4C8634CA">
            <w:pPr>
              <w:spacing w:line="360" w:lineRule="auto"/>
              <w:jc w:val="center"/>
              <w:rPr>
                <w:ins w:id="163" w:author="漫星" w:date="2025-11-14T18:34:00Z"/>
                <w:rFonts w:hint="eastAsia" w:ascii="宋体" w:hAnsi="宋体" w:eastAsia="宋体"/>
                <w:szCs w:val="21"/>
              </w:rPr>
            </w:pPr>
            <w:ins w:id="164" w:author="漫星" w:date="2025-11-14T18:34:00Z">
              <w:r>
                <w:rPr>
                  <w:rFonts w:hint="eastAsia" w:ascii="宋体" w:hAnsi="宋体" w:eastAsia="宋体"/>
                  <w:szCs w:val="21"/>
                </w:rPr>
                <w:t>varchar</w:t>
              </w:r>
            </w:ins>
          </w:p>
        </w:tc>
      </w:tr>
    </w:tbl>
    <w:p w14:paraId="368CF5B8">
      <w:pPr>
        <w:spacing w:line="360" w:lineRule="auto"/>
        <w:jc w:val="center"/>
        <w:rPr>
          <w:rFonts w:hint="eastAsia" w:ascii="宋体" w:hAnsi="宋体" w:eastAsia="宋体"/>
          <w:szCs w:val="21"/>
        </w:rPr>
      </w:pPr>
    </w:p>
    <w:p w14:paraId="1875640D">
      <w:pPr>
        <w:spacing w:line="360" w:lineRule="auto"/>
        <w:jc w:val="left"/>
        <w:rPr>
          <w:rFonts w:hint="eastAsia" w:ascii="宋体" w:hAnsi="宋体" w:eastAsia="宋体"/>
          <w:b/>
          <w:bCs/>
          <w:szCs w:val="21"/>
        </w:rPr>
      </w:pPr>
      <w:r>
        <w:rPr>
          <w:rFonts w:hint="eastAsia" w:ascii="宋体" w:hAnsi="宋体" w:eastAsia="宋体"/>
          <w:b/>
          <w:bCs/>
          <w:szCs w:val="21"/>
        </w:rPr>
        <w:t>类名：Like(点赞</w:t>
      </w:r>
      <w:r>
        <w:rPr>
          <w:rFonts w:ascii="宋体" w:hAnsi="宋体" w:eastAsia="宋体"/>
          <w:b/>
          <w:bCs/>
          <w:szCs w:val="21"/>
        </w:rPr>
        <w:t>类</w:t>
      </w:r>
      <w:r>
        <w:rPr>
          <w:rFonts w:hint="eastAsia" w:ascii="宋体" w:hAnsi="宋体" w:eastAsia="宋体"/>
          <w:b/>
          <w:bCs/>
          <w:szCs w:val="21"/>
        </w:rPr>
        <w:t>)</w:t>
      </w:r>
    </w:p>
    <w:p w14:paraId="6A8BFCBE">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8所示：</w:t>
      </w:r>
    </w:p>
    <w:p w14:paraId="176C03CE">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8</w:t>
      </w:r>
      <w:r>
        <w:rPr>
          <w:rFonts w:ascii="宋体" w:hAnsi="宋体" w:eastAsia="宋体"/>
          <w:szCs w:val="21"/>
        </w:rPr>
        <w:t xml:space="preserve"> </w:t>
      </w:r>
      <w:r>
        <w:rPr>
          <w:rFonts w:hint="eastAsia" w:ascii="宋体" w:hAnsi="宋体" w:eastAsia="宋体"/>
          <w:szCs w:val="21"/>
        </w:rPr>
        <w:t>Like类操作表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6BEE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5DAB634">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528C9D7D">
            <w:pPr>
              <w:spacing w:line="360" w:lineRule="auto"/>
              <w:jc w:val="center"/>
              <w:rPr>
                <w:rFonts w:hint="eastAsia"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7782B1E1">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43EE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8086C7A">
            <w:pPr>
              <w:spacing w:line="360" w:lineRule="auto"/>
              <w:jc w:val="center"/>
              <w:rPr>
                <w:rFonts w:hint="eastAsia" w:ascii="宋体" w:hAnsi="宋体" w:eastAsia="宋体"/>
                <w:szCs w:val="21"/>
              </w:rPr>
            </w:pPr>
            <w:r>
              <w:rPr>
                <w:rFonts w:hint="eastAsia" w:ascii="宋体" w:hAnsi="宋体" w:eastAsia="宋体"/>
                <w:szCs w:val="21"/>
              </w:rPr>
              <w:t>点赞</w:t>
            </w:r>
          </w:p>
        </w:tc>
        <w:tc>
          <w:tcPr>
            <w:tcW w:w="2440" w:type="dxa"/>
            <w:tcBorders>
              <w:top w:val="single" w:color="auto" w:sz="4" w:space="0"/>
              <w:left w:val="single" w:color="auto" w:sz="4" w:space="0"/>
              <w:bottom w:val="single" w:color="auto" w:sz="4" w:space="0"/>
              <w:right w:val="single" w:color="auto" w:sz="4" w:space="0"/>
            </w:tcBorders>
          </w:tcPr>
          <w:p w14:paraId="0636680E">
            <w:pPr>
              <w:spacing w:line="360" w:lineRule="auto"/>
              <w:jc w:val="center"/>
              <w:rPr>
                <w:rFonts w:hint="eastAsia" w:ascii="宋体" w:hAnsi="宋体" w:eastAsia="宋体"/>
                <w:szCs w:val="21"/>
              </w:rPr>
            </w:pPr>
            <w:r>
              <w:rPr>
                <w:rFonts w:hint="eastAsia" w:ascii="宋体" w:hAnsi="宋体" w:eastAsia="宋体"/>
                <w:szCs w:val="21"/>
              </w:rPr>
              <w:t>Like()</w:t>
            </w:r>
          </w:p>
        </w:tc>
        <w:tc>
          <w:tcPr>
            <w:tcW w:w="2172" w:type="dxa"/>
            <w:tcBorders>
              <w:top w:val="single" w:color="auto" w:sz="4" w:space="0"/>
              <w:left w:val="single" w:color="auto" w:sz="4" w:space="0"/>
              <w:bottom w:val="single" w:color="auto" w:sz="4" w:space="0"/>
              <w:right w:val="single" w:color="auto" w:sz="4" w:space="0"/>
            </w:tcBorders>
          </w:tcPr>
          <w:p w14:paraId="70428B7E">
            <w:pPr>
              <w:spacing w:line="360" w:lineRule="auto"/>
              <w:jc w:val="center"/>
              <w:rPr>
                <w:rFonts w:hint="eastAsia" w:ascii="宋体" w:hAnsi="宋体" w:eastAsia="宋体"/>
                <w:szCs w:val="21"/>
              </w:rPr>
            </w:pPr>
            <w:r>
              <w:rPr>
                <w:rFonts w:hint="eastAsia" w:ascii="宋体" w:hAnsi="宋体" w:eastAsia="宋体"/>
                <w:szCs w:val="21"/>
              </w:rPr>
              <w:t>bool</w:t>
            </w:r>
          </w:p>
        </w:tc>
      </w:tr>
      <w:tr w14:paraId="04EF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9F1753E">
            <w:pPr>
              <w:spacing w:line="360" w:lineRule="auto"/>
              <w:jc w:val="center"/>
              <w:rPr>
                <w:rFonts w:hint="eastAsia" w:ascii="宋体" w:hAnsi="宋体" w:eastAsia="宋体"/>
                <w:szCs w:val="21"/>
              </w:rPr>
            </w:pPr>
            <w:r>
              <w:rPr>
                <w:rFonts w:hint="eastAsia" w:ascii="宋体" w:hAnsi="宋体" w:eastAsia="宋体"/>
                <w:szCs w:val="21"/>
              </w:rPr>
              <w:t>取消点赞</w:t>
            </w:r>
          </w:p>
        </w:tc>
        <w:tc>
          <w:tcPr>
            <w:tcW w:w="2440" w:type="dxa"/>
            <w:tcBorders>
              <w:top w:val="single" w:color="auto" w:sz="4" w:space="0"/>
              <w:left w:val="single" w:color="auto" w:sz="4" w:space="0"/>
              <w:bottom w:val="single" w:color="auto" w:sz="4" w:space="0"/>
              <w:right w:val="single" w:color="auto" w:sz="4" w:space="0"/>
            </w:tcBorders>
          </w:tcPr>
          <w:p w14:paraId="2F2B99C0">
            <w:pPr>
              <w:spacing w:line="360" w:lineRule="auto"/>
              <w:jc w:val="center"/>
              <w:rPr>
                <w:rFonts w:hint="eastAsia" w:ascii="宋体" w:hAnsi="宋体" w:eastAsia="宋体"/>
                <w:szCs w:val="21"/>
              </w:rPr>
            </w:pPr>
            <w:r>
              <w:rPr>
                <w:rFonts w:hint="eastAsia" w:ascii="宋体" w:hAnsi="宋体" w:eastAsia="宋体"/>
                <w:szCs w:val="21"/>
              </w:rPr>
              <w:t>CancelLike()</w:t>
            </w:r>
          </w:p>
        </w:tc>
        <w:tc>
          <w:tcPr>
            <w:tcW w:w="2172" w:type="dxa"/>
            <w:tcBorders>
              <w:top w:val="single" w:color="auto" w:sz="4" w:space="0"/>
              <w:left w:val="single" w:color="auto" w:sz="4" w:space="0"/>
              <w:bottom w:val="single" w:color="auto" w:sz="4" w:space="0"/>
              <w:right w:val="single" w:color="auto" w:sz="4" w:space="0"/>
            </w:tcBorders>
          </w:tcPr>
          <w:p w14:paraId="36B62681">
            <w:pPr>
              <w:spacing w:line="360" w:lineRule="auto"/>
              <w:jc w:val="center"/>
              <w:rPr>
                <w:rFonts w:hint="eastAsia" w:ascii="宋体" w:hAnsi="宋体" w:eastAsia="宋体"/>
                <w:szCs w:val="21"/>
              </w:rPr>
            </w:pPr>
            <w:r>
              <w:rPr>
                <w:rFonts w:hint="eastAsia" w:ascii="宋体" w:hAnsi="宋体" w:eastAsia="宋体"/>
                <w:szCs w:val="21"/>
              </w:rPr>
              <w:t>bool</w:t>
            </w:r>
          </w:p>
        </w:tc>
      </w:tr>
      <w:tr w14:paraId="3D32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3AA8EFE">
            <w:pPr>
              <w:spacing w:line="360" w:lineRule="auto"/>
              <w:jc w:val="center"/>
              <w:rPr>
                <w:rFonts w:hint="eastAsia" w:ascii="宋体" w:hAnsi="宋体" w:eastAsia="宋体"/>
                <w:szCs w:val="21"/>
              </w:rPr>
            </w:pPr>
            <w:r>
              <w:rPr>
                <w:rFonts w:hint="eastAsia" w:ascii="宋体" w:hAnsi="宋体" w:eastAsia="宋体"/>
                <w:szCs w:val="21"/>
              </w:rPr>
              <w:t>设置用户ID</w:t>
            </w:r>
          </w:p>
        </w:tc>
        <w:tc>
          <w:tcPr>
            <w:tcW w:w="2440" w:type="dxa"/>
            <w:tcBorders>
              <w:top w:val="single" w:color="auto" w:sz="4" w:space="0"/>
              <w:left w:val="single" w:color="auto" w:sz="4" w:space="0"/>
              <w:bottom w:val="single" w:color="auto" w:sz="4" w:space="0"/>
              <w:right w:val="single" w:color="auto" w:sz="4" w:space="0"/>
            </w:tcBorders>
          </w:tcPr>
          <w:p w14:paraId="413C546E">
            <w:pPr>
              <w:spacing w:line="360" w:lineRule="auto"/>
              <w:jc w:val="center"/>
              <w:rPr>
                <w:rFonts w:hint="eastAsia" w:ascii="宋体" w:hAnsi="宋体" w:eastAsia="宋体"/>
                <w:szCs w:val="21"/>
              </w:rPr>
            </w:pPr>
            <w:r>
              <w:rPr>
                <w:rFonts w:ascii="宋体" w:hAnsi="宋体" w:eastAsia="宋体"/>
                <w:szCs w:val="21"/>
              </w:rPr>
              <w:t>setUserID()</w:t>
            </w:r>
          </w:p>
        </w:tc>
        <w:tc>
          <w:tcPr>
            <w:tcW w:w="2172" w:type="dxa"/>
            <w:tcBorders>
              <w:top w:val="single" w:color="auto" w:sz="4" w:space="0"/>
              <w:left w:val="single" w:color="auto" w:sz="4" w:space="0"/>
              <w:bottom w:val="single" w:color="auto" w:sz="4" w:space="0"/>
              <w:right w:val="single" w:color="auto" w:sz="4" w:space="0"/>
            </w:tcBorders>
          </w:tcPr>
          <w:p w14:paraId="427FD59B">
            <w:pPr>
              <w:spacing w:line="360" w:lineRule="auto"/>
              <w:jc w:val="center"/>
              <w:rPr>
                <w:rFonts w:hint="eastAsia" w:ascii="宋体" w:hAnsi="宋体" w:eastAsia="宋体"/>
                <w:szCs w:val="21"/>
              </w:rPr>
            </w:pPr>
            <w:r>
              <w:rPr>
                <w:rFonts w:hint="eastAsia" w:ascii="宋体" w:hAnsi="宋体" w:eastAsia="宋体"/>
                <w:szCs w:val="21"/>
              </w:rPr>
              <w:t>bool</w:t>
            </w:r>
          </w:p>
        </w:tc>
      </w:tr>
      <w:tr w14:paraId="11A2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18EBDF4">
            <w:pPr>
              <w:spacing w:line="360" w:lineRule="auto"/>
              <w:jc w:val="center"/>
              <w:rPr>
                <w:rFonts w:hint="eastAsia" w:ascii="宋体" w:hAnsi="宋体" w:eastAsia="宋体"/>
                <w:szCs w:val="21"/>
              </w:rPr>
            </w:pPr>
            <w:r>
              <w:rPr>
                <w:rFonts w:hint="eastAsia" w:ascii="宋体" w:hAnsi="宋体" w:eastAsia="宋体"/>
                <w:szCs w:val="21"/>
              </w:rPr>
              <w:t>返回用户ID</w:t>
            </w:r>
          </w:p>
        </w:tc>
        <w:tc>
          <w:tcPr>
            <w:tcW w:w="2440" w:type="dxa"/>
            <w:tcBorders>
              <w:top w:val="single" w:color="auto" w:sz="4" w:space="0"/>
              <w:left w:val="single" w:color="auto" w:sz="4" w:space="0"/>
              <w:bottom w:val="single" w:color="auto" w:sz="4" w:space="0"/>
              <w:right w:val="single" w:color="auto" w:sz="4" w:space="0"/>
            </w:tcBorders>
          </w:tcPr>
          <w:p w14:paraId="6C1A193F">
            <w:pPr>
              <w:spacing w:line="360" w:lineRule="auto"/>
              <w:jc w:val="center"/>
              <w:rPr>
                <w:rFonts w:hint="eastAsia" w:ascii="宋体" w:hAnsi="宋体" w:eastAsia="宋体"/>
                <w:szCs w:val="21"/>
              </w:rPr>
            </w:pPr>
            <w:r>
              <w:rPr>
                <w:rFonts w:ascii="宋体" w:hAnsi="宋体" w:eastAsia="宋体"/>
                <w:szCs w:val="21"/>
              </w:rPr>
              <w:t>getUserID()</w:t>
            </w:r>
          </w:p>
        </w:tc>
        <w:tc>
          <w:tcPr>
            <w:tcW w:w="2172" w:type="dxa"/>
            <w:tcBorders>
              <w:top w:val="single" w:color="auto" w:sz="4" w:space="0"/>
              <w:left w:val="single" w:color="auto" w:sz="4" w:space="0"/>
              <w:bottom w:val="single" w:color="auto" w:sz="4" w:space="0"/>
              <w:right w:val="single" w:color="auto" w:sz="4" w:space="0"/>
            </w:tcBorders>
          </w:tcPr>
          <w:p w14:paraId="40477D66">
            <w:pPr>
              <w:spacing w:line="360" w:lineRule="auto"/>
              <w:jc w:val="center"/>
              <w:rPr>
                <w:rFonts w:hint="eastAsia" w:ascii="宋体" w:hAnsi="宋体" w:eastAsia="宋体"/>
                <w:szCs w:val="21"/>
              </w:rPr>
            </w:pPr>
            <w:r>
              <w:rPr>
                <w:rFonts w:hint="eastAsia" w:ascii="宋体" w:hAnsi="宋体" w:eastAsia="宋体"/>
                <w:szCs w:val="21"/>
              </w:rPr>
              <w:t>Varchar</w:t>
            </w:r>
          </w:p>
        </w:tc>
      </w:tr>
      <w:tr w14:paraId="18F8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23FB47D">
            <w:pPr>
              <w:spacing w:line="360" w:lineRule="auto"/>
              <w:jc w:val="center"/>
              <w:rPr>
                <w:rFonts w:hint="eastAsia" w:ascii="宋体" w:hAnsi="宋体" w:eastAsia="宋体"/>
                <w:szCs w:val="21"/>
              </w:rPr>
            </w:pPr>
            <w:r>
              <w:rPr>
                <w:rFonts w:hint="eastAsia" w:ascii="宋体" w:hAnsi="宋体" w:eastAsia="宋体"/>
                <w:szCs w:val="21"/>
              </w:rPr>
              <w:t>设置点赞ID</w:t>
            </w:r>
          </w:p>
        </w:tc>
        <w:tc>
          <w:tcPr>
            <w:tcW w:w="2440" w:type="dxa"/>
            <w:tcBorders>
              <w:top w:val="single" w:color="auto" w:sz="4" w:space="0"/>
              <w:left w:val="single" w:color="auto" w:sz="4" w:space="0"/>
              <w:bottom w:val="single" w:color="auto" w:sz="4" w:space="0"/>
              <w:right w:val="single" w:color="auto" w:sz="4" w:space="0"/>
            </w:tcBorders>
          </w:tcPr>
          <w:p w14:paraId="00FBE46C">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Like</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5A76C1E0">
            <w:pPr>
              <w:spacing w:line="360" w:lineRule="auto"/>
              <w:jc w:val="center"/>
              <w:rPr>
                <w:rFonts w:hint="eastAsia" w:ascii="宋体" w:hAnsi="宋体" w:eastAsia="宋体"/>
                <w:szCs w:val="21"/>
              </w:rPr>
            </w:pPr>
            <w:r>
              <w:rPr>
                <w:rFonts w:hint="eastAsia" w:ascii="宋体" w:hAnsi="宋体" w:eastAsia="宋体"/>
                <w:szCs w:val="21"/>
              </w:rPr>
              <w:t>bool</w:t>
            </w:r>
          </w:p>
        </w:tc>
      </w:tr>
      <w:tr w14:paraId="4D45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0B40CF3">
            <w:pPr>
              <w:spacing w:line="360" w:lineRule="auto"/>
              <w:jc w:val="center"/>
              <w:rPr>
                <w:rFonts w:hint="eastAsia" w:ascii="宋体" w:hAnsi="宋体" w:eastAsia="宋体"/>
                <w:szCs w:val="21"/>
              </w:rPr>
            </w:pPr>
            <w:r>
              <w:rPr>
                <w:rFonts w:hint="eastAsia" w:ascii="宋体" w:hAnsi="宋体" w:eastAsia="宋体"/>
                <w:szCs w:val="21"/>
              </w:rPr>
              <w:t>返回点赞ID</w:t>
            </w:r>
          </w:p>
        </w:tc>
        <w:tc>
          <w:tcPr>
            <w:tcW w:w="2440" w:type="dxa"/>
            <w:tcBorders>
              <w:top w:val="single" w:color="auto" w:sz="4" w:space="0"/>
              <w:left w:val="single" w:color="auto" w:sz="4" w:space="0"/>
              <w:bottom w:val="single" w:color="auto" w:sz="4" w:space="0"/>
              <w:right w:val="single" w:color="auto" w:sz="4" w:space="0"/>
            </w:tcBorders>
          </w:tcPr>
          <w:p w14:paraId="66617794">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Like</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44355689">
            <w:pPr>
              <w:spacing w:line="360" w:lineRule="auto"/>
              <w:jc w:val="center"/>
              <w:rPr>
                <w:rFonts w:hint="eastAsia" w:ascii="宋体" w:hAnsi="宋体" w:eastAsia="宋体"/>
                <w:szCs w:val="21"/>
              </w:rPr>
            </w:pPr>
            <w:r>
              <w:rPr>
                <w:rFonts w:hint="eastAsia" w:ascii="宋体" w:hAnsi="宋体" w:eastAsia="宋体"/>
                <w:szCs w:val="21"/>
              </w:rPr>
              <w:t>Varchar</w:t>
            </w:r>
          </w:p>
        </w:tc>
      </w:tr>
      <w:tr w14:paraId="08A5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65" w:author="漫星" w:date="2025-11-14T19:07:00Z"/>
        </w:trPr>
        <w:tc>
          <w:tcPr>
            <w:tcW w:w="1832" w:type="dxa"/>
            <w:tcBorders>
              <w:top w:val="single" w:color="auto" w:sz="4" w:space="0"/>
              <w:left w:val="single" w:color="auto" w:sz="4" w:space="0"/>
              <w:bottom w:val="single" w:color="auto" w:sz="4" w:space="0"/>
              <w:right w:val="single" w:color="auto" w:sz="4" w:space="0"/>
            </w:tcBorders>
          </w:tcPr>
          <w:p w14:paraId="679535F4">
            <w:pPr>
              <w:spacing w:line="360" w:lineRule="auto"/>
              <w:jc w:val="center"/>
              <w:rPr>
                <w:ins w:id="166" w:author="漫星" w:date="2025-11-14T19:07:00Z"/>
                <w:rFonts w:hint="eastAsia" w:ascii="宋体" w:hAnsi="宋体" w:eastAsia="宋体"/>
                <w:szCs w:val="21"/>
              </w:rPr>
            </w:pPr>
            <w:ins w:id="167" w:author="漫星" w:date="2025-11-14T19:08:00Z">
              <w:r>
                <w:rPr>
                  <w:rFonts w:hint="eastAsia" w:ascii="宋体" w:hAnsi="宋体" w:eastAsia="宋体"/>
                  <w:szCs w:val="21"/>
                </w:rPr>
                <w:t>设置点赞种类</w:t>
              </w:r>
            </w:ins>
          </w:p>
        </w:tc>
        <w:tc>
          <w:tcPr>
            <w:tcW w:w="2440" w:type="dxa"/>
            <w:tcBorders>
              <w:top w:val="single" w:color="auto" w:sz="4" w:space="0"/>
              <w:left w:val="single" w:color="auto" w:sz="4" w:space="0"/>
              <w:bottom w:val="single" w:color="auto" w:sz="4" w:space="0"/>
              <w:right w:val="single" w:color="auto" w:sz="4" w:space="0"/>
            </w:tcBorders>
          </w:tcPr>
          <w:p w14:paraId="6CF9BDD5">
            <w:pPr>
              <w:spacing w:line="360" w:lineRule="auto"/>
              <w:jc w:val="center"/>
              <w:rPr>
                <w:ins w:id="168" w:author="漫星" w:date="2025-11-14T19:07:00Z"/>
                <w:rFonts w:hint="eastAsia" w:ascii="宋体" w:hAnsi="宋体" w:eastAsia="宋体"/>
                <w:szCs w:val="21"/>
              </w:rPr>
            </w:pPr>
            <w:ins w:id="169" w:author="漫星" w:date="2025-11-14T19:08:00Z">
              <w:r>
                <w:rPr>
                  <w:rFonts w:hint="eastAsia" w:ascii="宋体" w:hAnsi="宋体" w:eastAsia="宋体"/>
                  <w:szCs w:val="21"/>
                </w:rPr>
                <w:t>setLikeType()</w:t>
              </w:r>
            </w:ins>
          </w:p>
        </w:tc>
        <w:tc>
          <w:tcPr>
            <w:tcW w:w="2172" w:type="dxa"/>
            <w:tcBorders>
              <w:top w:val="single" w:color="auto" w:sz="4" w:space="0"/>
              <w:left w:val="single" w:color="auto" w:sz="4" w:space="0"/>
              <w:bottom w:val="single" w:color="auto" w:sz="4" w:space="0"/>
              <w:right w:val="single" w:color="auto" w:sz="4" w:space="0"/>
            </w:tcBorders>
          </w:tcPr>
          <w:p w14:paraId="5DE26481">
            <w:pPr>
              <w:spacing w:line="360" w:lineRule="auto"/>
              <w:jc w:val="center"/>
              <w:rPr>
                <w:ins w:id="170" w:author="漫星" w:date="2025-11-14T19:07:00Z"/>
                <w:rFonts w:hint="eastAsia" w:ascii="宋体" w:hAnsi="宋体" w:eastAsia="宋体"/>
                <w:szCs w:val="21"/>
              </w:rPr>
            </w:pPr>
            <w:ins w:id="171" w:author="漫星" w:date="2025-11-14T19:08:00Z">
              <w:r>
                <w:rPr>
                  <w:rFonts w:hint="eastAsia" w:ascii="宋体" w:hAnsi="宋体" w:eastAsia="宋体"/>
                  <w:szCs w:val="21"/>
                </w:rPr>
                <w:t>bool</w:t>
              </w:r>
            </w:ins>
          </w:p>
        </w:tc>
      </w:tr>
      <w:tr w14:paraId="29A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72" w:author="漫星" w:date="2025-11-14T19:07:00Z"/>
        </w:trPr>
        <w:tc>
          <w:tcPr>
            <w:tcW w:w="1832" w:type="dxa"/>
            <w:tcBorders>
              <w:top w:val="single" w:color="auto" w:sz="4" w:space="0"/>
              <w:left w:val="single" w:color="auto" w:sz="4" w:space="0"/>
              <w:bottom w:val="single" w:color="auto" w:sz="4" w:space="0"/>
              <w:right w:val="single" w:color="auto" w:sz="4" w:space="0"/>
            </w:tcBorders>
          </w:tcPr>
          <w:p w14:paraId="68E37104">
            <w:pPr>
              <w:spacing w:line="360" w:lineRule="auto"/>
              <w:jc w:val="center"/>
              <w:rPr>
                <w:ins w:id="173" w:author="漫星" w:date="2025-11-14T19:07:00Z"/>
                <w:rFonts w:hint="eastAsia" w:ascii="宋体" w:hAnsi="宋体" w:eastAsia="宋体"/>
                <w:szCs w:val="21"/>
              </w:rPr>
            </w:pPr>
            <w:ins w:id="174" w:author="漫星" w:date="2025-11-14T19:08:00Z">
              <w:r>
                <w:rPr>
                  <w:rFonts w:hint="eastAsia" w:ascii="宋体" w:hAnsi="宋体" w:eastAsia="宋体"/>
                  <w:szCs w:val="21"/>
                </w:rPr>
                <w:t>返回点赞种类</w:t>
              </w:r>
            </w:ins>
          </w:p>
        </w:tc>
        <w:tc>
          <w:tcPr>
            <w:tcW w:w="2440" w:type="dxa"/>
            <w:tcBorders>
              <w:top w:val="single" w:color="auto" w:sz="4" w:space="0"/>
              <w:left w:val="single" w:color="auto" w:sz="4" w:space="0"/>
              <w:bottom w:val="single" w:color="auto" w:sz="4" w:space="0"/>
              <w:right w:val="single" w:color="auto" w:sz="4" w:space="0"/>
            </w:tcBorders>
          </w:tcPr>
          <w:p w14:paraId="7DD92B02">
            <w:pPr>
              <w:spacing w:line="360" w:lineRule="auto"/>
              <w:jc w:val="center"/>
              <w:rPr>
                <w:ins w:id="175" w:author="漫星" w:date="2025-11-14T19:07:00Z"/>
                <w:rFonts w:hint="eastAsia" w:ascii="宋体" w:hAnsi="宋体" w:eastAsia="宋体"/>
                <w:szCs w:val="21"/>
              </w:rPr>
            </w:pPr>
            <w:ins w:id="176" w:author="漫星" w:date="2025-11-14T19:08:00Z">
              <w:r>
                <w:rPr>
                  <w:rFonts w:hint="eastAsia" w:ascii="宋体" w:hAnsi="宋体" w:eastAsia="宋体"/>
                  <w:szCs w:val="21"/>
                </w:rPr>
                <w:t>getLikeType()</w:t>
              </w:r>
            </w:ins>
          </w:p>
        </w:tc>
        <w:tc>
          <w:tcPr>
            <w:tcW w:w="2172" w:type="dxa"/>
            <w:tcBorders>
              <w:top w:val="single" w:color="auto" w:sz="4" w:space="0"/>
              <w:left w:val="single" w:color="auto" w:sz="4" w:space="0"/>
              <w:bottom w:val="single" w:color="auto" w:sz="4" w:space="0"/>
              <w:right w:val="single" w:color="auto" w:sz="4" w:space="0"/>
            </w:tcBorders>
          </w:tcPr>
          <w:p w14:paraId="3F1F05FC">
            <w:pPr>
              <w:spacing w:line="360" w:lineRule="auto"/>
              <w:jc w:val="center"/>
              <w:rPr>
                <w:ins w:id="177" w:author="漫星" w:date="2025-11-14T19:07:00Z"/>
                <w:rFonts w:hint="eastAsia" w:ascii="宋体" w:hAnsi="宋体" w:eastAsia="宋体"/>
                <w:szCs w:val="21"/>
              </w:rPr>
            </w:pPr>
            <w:ins w:id="178" w:author="漫星" w:date="2025-11-14T19:09:00Z">
              <w:r>
                <w:rPr>
                  <w:rFonts w:hint="eastAsia" w:ascii="宋体" w:hAnsi="宋体" w:eastAsia="宋体"/>
                  <w:szCs w:val="21"/>
                </w:rPr>
                <w:t>varchar</w:t>
              </w:r>
            </w:ins>
          </w:p>
        </w:tc>
      </w:tr>
      <w:tr w14:paraId="7A2F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3A14E7E">
            <w:pPr>
              <w:spacing w:line="360" w:lineRule="auto"/>
              <w:jc w:val="center"/>
              <w:rPr>
                <w:rFonts w:hint="eastAsia" w:ascii="宋体" w:hAnsi="宋体" w:eastAsia="宋体"/>
                <w:szCs w:val="21"/>
              </w:rPr>
            </w:pPr>
            <w:r>
              <w:rPr>
                <w:rFonts w:hint="eastAsia" w:ascii="宋体" w:hAnsi="宋体" w:eastAsia="宋体"/>
                <w:szCs w:val="21"/>
              </w:rPr>
              <w:t>设置点赞时间</w:t>
            </w:r>
          </w:p>
        </w:tc>
        <w:tc>
          <w:tcPr>
            <w:tcW w:w="2440" w:type="dxa"/>
            <w:tcBorders>
              <w:top w:val="single" w:color="auto" w:sz="4" w:space="0"/>
              <w:left w:val="single" w:color="auto" w:sz="4" w:space="0"/>
              <w:bottom w:val="single" w:color="auto" w:sz="4" w:space="0"/>
              <w:right w:val="single" w:color="auto" w:sz="4" w:space="0"/>
            </w:tcBorders>
          </w:tcPr>
          <w:p w14:paraId="5E4CF690">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LikeTime</w:t>
            </w:r>
            <w:r>
              <w:rPr>
                <w:rFonts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499BD465">
            <w:pPr>
              <w:spacing w:line="360" w:lineRule="auto"/>
              <w:jc w:val="center"/>
              <w:rPr>
                <w:rFonts w:hint="eastAsia" w:ascii="宋体" w:hAnsi="宋体" w:eastAsia="宋体"/>
                <w:szCs w:val="21"/>
              </w:rPr>
            </w:pPr>
            <w:r>
              <w:rPr>
                <w:rFonts w:hint="eastAsia" w:ascii="宋体" w:hAnsi="宋体" w:eastAsia="宋体"/>
                <w:szCs w:val="21"/>
              </w:rPr>
              <w:t>bool</w:t>
            </w:r>
          </w:p>
        </w:tc>
      </w:tr>
      <w:tr w14:paraId="203D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D3B2278">
            <w:pPr>
              <w:spacing w:line="360" w:lineRule="auto"/>
              <w:jc w:val="center"/>
              <w:rPr>
                <w:rFonts w:hint="eastAsia" w:ascii="宋体" w:hAnsi="宋体" w:eastAsia="宋体"/>
                <w:szCs w:val="21"/>
              </w:rPr>
            </w:pPr>
            <w:r>
              <w:rPr>
                <w:rFonts w:hint="eastAsia" w:ascii="宋体" w:hAnsi="宋体" w:eastAsia="宋体"/>
                <w:szCs w:val="21"/>
              </w:rPr>
              <w:t>返回点赞时间</w:t>
            </w:r>
          </w:p>
        </w:tc>
        <w:tc>
          <w:tcPr>
            <w:tcW w:w="2440" w:type="dxa"/>
            <w:tcBorders>
              <w:top w:val="single" w:color="auto" w:sz="4" w:space="0"/>
              <w:left w:val="single" w:color="auto" w:sz="4" w:space="0"/>
              <w:bottom w:val="single" w:color="auto" w:sz="4" w:space="0"/>
              <w:right w:val="single" w:color="auto" w:sz="4" w:space="0"/>
            </w:tcBorders>
          </w:tcPr>
          <w:p w14:paraId="00A626BF">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LikeTime</w:t>
            </w:r>
            <w:r>
              <w:rPr>
                <w:rFonts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01291601">
            <w:pPr>
              <w:spacing w:line="360" w:lineRule="auto"/>
              <w:jc w:val="center"/>
              <w:rPr>
                <w:rFonts w:hint="eastAsia" w:ascii="宋体" w:hAnsi="宋体" w:eastAsia="宋体"/>
                <w:szCs w:val="21"/>
              </w:rPr>
            </w:pPr>
            <w:r>
              <w:rPr>
                <w:rFonts w:hint="eastAsia" w:ascii="宋体" w:hAnsi="宋体" w:eastAsia="宋体"/>
                <w:szCs w:val="21"/>
              </w:rPr>
              <w:t>Varchar</w:t>
            </w:r>
          </w:p>
        </w:tc>
      </w:tr>
      <w:tr w14:paraId="11AE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C6394BE">
            <w:pPr>
              <w:spacing w:line="360" w:lineRule="auto"/>
              <w:jc w:val="center"/>
              <w:rPr>
                <w:rFonts w:hint="eastAsia" w:ascii="宋体" w:hAnsi="宋体" w:eastAsia="宋体"/>
                <w:szCs w:val="21"/>
              </w:rPr>
            </w:pPr>
            <w:r>
              <w:rPr>
                <w:rFonts w:hint="eastAsia" w:ascii="宋体" w:hAnsi="宋体" w:eastAsia="宋体"/>
                <w:szCs w:val="21"/>
              </w:rPr>
              <w:t>设置商品ID</w:t>
            </w:r>
          </w:p>
        </w:tc>
        <w:tc>
          <w:tcPr>
            <w:tcW w:w="2440" w:type="dxa"/>
            <w:tcBorders>
              <w:top w:val="single" w:color="auto" w:sz="4" w:space="0"/>
              <w:left w:val="single" w:color="auto" w:sz="4" w:space="0"/>
              <w:bottom w:val="single" w:color="auto" w:sz="4" w:space="0"/>
              <w:right w:val="single" w:color="auto" w:sz="4" w:space="0"/>
            </w:tcBorders>
          </w:tcPr>
          <w:p w14:paraId="134E3FAA">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Product</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3BED1794">
            <w:pPr>
              <w:spacing w:line="360" w:lineRule="auto"/>
              <w:jc w:val="center"/>
              <w:rPr>
                <w:rFonts w:hint="eastAsia" w:ascii="宋体" w:hAnsi="宋体" w:eastAsia="宋体"/>
                <w:szCs w:val="21"/>
              </w:rPr>
            </w:pPr>
            <w:r>
              <w:rPr>
                <w:rFonts w:hint="eastAsia" w:ascii="宋体" w:hAnsi="宋体" w:eastAsia="宋体"/>
                <w:szCs w:val="21"/>
              </w:rPr>
              <w:t>Bool</w:t>
            </w:r>
          </w:p>
        </w:tc>
      </w:tr>
      <w:tr w14:paraId="6BAD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7AB2144">
            <w:pPr>
              <w:spacing w:line="360" w:lineRule="auto"/>
              <w:jc w:val="center"/>
              <w:rPr>
                <w:rFonts w:hint="eastAsia" w:ascii="宋体" w:hAnsi="宋体" w:eastAsia="宋体"/>
                <w:szCs w:val="21"/>
              </w:rPr>
            </w:pPr>
            <w:r>
              <w:rPr>
                <w:rFonts w:hint="eastAsia" w:ascii="宋体" w:hAnsi="宋体" w:eastAsia="宋体"/>
                <w:szCs w:val="21"/>
              </w:rPr>
              <w:t>返回商品ID</w:t>
            </w:r>
          </w:p>
        </w:tc>
        <w:tc>
          <w:tcPr>
            <w:tcW w:w="2440" w:type="dxa"/>
            <w:tcBorders>
              <w:top w:val="single" w:color="auto" w:sz="4" w:space="0"/>
              <w:left w:val="single" w:color="auto" w:sz="4" w:space="0"/>
              <w:bottom w:val="single" w:color="auto" w:sz="4" w:space="0"/>
              <w:right w:val="single" w:color="auto" w:sz="4" w:space="0"/>
            </w:tcBorders>
          </w:tcPr>
          <w:p w14:paraId="2B2820A5">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et</w:t>
            </w:r>
            <w:r>
              <w:rPr>
                <w:rFonts w:hint="eastAsia" w:ascii="宋体" w:hAnsi="宋体" w:eastAsia="宋体"/>
                <w:szCs w:val="21"/>
              </w:rPr>
              <w:t>Product</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3D7925D8">
            <w:pPr>
              <w:spacing w:line="360" w:lineRule="auto"/>
              <w:jc w:val="center"/>
              <w:rPr>
                <w:rFonts w:hint="eastAsia" w:ascii="宋体" w:hAnsi="宋体" w:eastAsia="宋体"/>
                <w:szCs w:val="21"/>
              </w:rPr>
            </w:pPr>
            <w:r>
              <w:rPr>
                <w:rFonts w:hint="eastAsia" w:ascii="宋体" w:hAnsi="宋体" w:eastAsia="宋体"/>
                <w:szCs w:val="21"/>
              </w:rPr>
              <w:t>Varchar</w:t>
            </w:r>
          </w:p>
        </w:tc>
      </w:tr>
      <w:tr w14:paraId="1815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79" w:author="漫星" w:date="2025-11-14T18:31:00Z"/>
        </w:trPr>
        <w:tc>
          <w:tcPr>
            <w:tcW w:w="1832" w:type="dxa"/>
            <w:tcBorders>
              <w:top w:val="single" w:color="auto" w:sz="4" w:space="0"/>
              <w:left w:val="single" w:color="auto" w:sz="4" w:space="0"/>
              <w:bottom w:val="single" w:color="auto" w:sz="4" w:space="0"/>
              <w:right w:val="single" w:color="auto" w:sz="4" w:space="0"/>
            </w:tcBorders>
          </w:tcPr>
          <w:p w14:paraId="0ED588FF">
            <w:pPr>
              <w:spacing w:line="360" w:lineRule="auto"/>
              <w:jc w:val="center"/>
              <w:rPr>
                <w:ins w:id="180" w:author="漫星" w:date="2025-11-14T18:31:00Z"/>
                <w:rFonts w:hint="eastAsia" w:ascii="宋体" w:hAnsi="宋体" w:eastAsia="宋体"/>
                <w:szCs w:val="21"/>
              </w:rPr>
            </w:pPr>
            <w:ins w:id="181" w:author="漫星" w:date="2025-11-14T18:31:00Z">
              <w:r>
                <w:rPr>
                  <w:rFonts w:hint="eastAsia" w:ascii="宋体" w:hAnsi="宋体" w:eastAsia="宋体"/>
                  <w:szCs w:val="21"/>
                </w:rPr>
                <w:t>设置评论ID</w:t>
              </w:r>
            </w:ins>
          </w:p>
        </w:tc>
        <w:tc>
          <w:tcPr>
            <w:tcW w:w="2440" w:type="dxa"/>
            <w:tcBorders>
              <w:top w:val="single" w:color="auto" w:sz="4" w:space="0"/>
              <w:left w:val="single" w:color="auto" w:sz="4" w:space="0"/>
              <w:bottom w:val="single" w:color="auto" w:sz="4" w:space="0"/>
              <w:right w:val="single" w:color="auto" w:sz="4" w:space="0"/>
            </w:tcBorders>
          </w:tcPr>
          <w:p w14:paraId="64A22411">
            <w:pPr>
              <w:spacing w:line="360" w:lineRule="auto"/>
              <w:jc w:val="center"/>
              <w:rPr>
                <w:ins w:id="182" w:author="漫星" w:date="2025-11-14T18:31:00Z"/>
                <w:rFonts w:hint="eastAsia" w:ascii="宋体" w:hAnsi="宋体" w:eastAsia="宋体"/>
                <w:szCs w:val="21"/>
              </w:rPr>
            </w:pPr>
            <w:ins w:id="183" w:author="漫星" w:date="2025-11-14T18:31:00Z">
              <w:r>
                <w:rPr>
                  <w:rFonts w:ascii="宋体" w:hAnsi="宋体" w:eastAsia="宋体"/>
                  <w:szCs w:val="21"/>
                </w:rPr>
                <w:t>set</w:t>
              </w:r>
            </w:ins>
            <w:ins w:id="184" w:author="漫星" w:date="2025-11-14T18:31:00Z">
              <w:r>
                <w:rPr>
                  <w:rFonts w:hint="eastAsia" w:ascii="宋体" w:hAnsi="宋体" w:eastAsia="宋体"/>
                  <w:szCs w:val="21"/>
                </w:rPr>
                <w:t>Comment</w:t>
              </w:r>
            </w:ins>
            <w:ins w:id="185" w:author="漫星" w:date="2025-11-14T18:31:00Z">
              <w:r>
                <w:rPr>
                  <w:rFonts w:ascii="宋体" w:hAnsi="宋体" w:eastAsia="宋体"/>
                  <w:szCs w:val="21"/>
                </w:rPr>
                <w:t>ID()</w:t>
              </w:r>
            </w:ins>
          </w:p>
        </w:tc>
        <w:tc>
          <w:tcPr>
            <w:tcW w:w="2172" w:type="dxa"/>
            <w:tcBorders>
              <w:top w:val="single" w:color="auto" w:sz="4" w:space="0"/>
              <w:left w:val="single" w:color="auto" w:sz="4" w:space="0"/>
              <w:bottom w:val="single" w:color="auto" w:sz="4" w:space="0"/>
              <w:right w:val="single" w:color="auto" w:sz="4" w:space="0"/>
            </w:tcBorders>
          </w:tcPr>
          <w:p w14:paraId="2521D5F9">
            <w:pPr>
              <w:spacing w:line="360" w:lineRule="auto"/>
              <w:jc w:val="center"/>
              <w:rPr>
                <w:ins w:id="186" w:author="漫星" w:date="2025-11-14T18:31:00Z"/>
                <w:rFonts w:hint="eastAsia" w:ascii="宋体" w:hAnsi="宋体" w:eastAsia="宋体"/>
                <w:szCs w:val="21"/>
              </w:rPr>
            </w:pPr>
            <w:ins w:id="187" w:author="漫星" w:date="2025-11-14T18:31:00Z">
              <w:r>
                <w:rPr>
                  <w:rFonts w:hint="eastAsia" w:ascii="宋体" w:hAnsi="宋体" w:eastAsia="宋体"/>
                  <w:szCs w:val="21"/>
                </w:rPr>
                <w:t>Bool</w:t>
              </w:r>
            </w:ins>
          </w:p>
        </w:tc>
      </w:tr>
      <w:tr w14:paraId="1C6FF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88" w:author="漫星" w:date="2025-11-14T18:31:00Z"/>
        </w:trPr>
        <w:tc>
          <w:tcPr>
            <w:tcW w:w="1832" w:type="dxa"/>
            <w:tcBorders>
              <w:top w:val="single" w:color="auto" w:sz="4" w:space="0"/>
              <w:left w:val="single" w:color="auto" w:sz="4" w:space="0"/>
              <w:bottom w:val="single" w:color="auto" w:sz="4" w:space="0"/>
              <w:right w:val="single" w:color="auto" w:sz="4" w:space="0"/>
            </w:tcBorders>
          </w:tcPr>
          <w:p w14:paraId="0CDDA232">
            <w:pPr>
              <w:spacing w:line="360" w:lineRule="auto"/>
              <w:jc w:val="center"/>
              <w:rPr>
                <w:ins w:id="189" w:author="漫星" w:date="2025-11-14T18:31:00Z"/>
                <w:rFonts w:hint="eastAsia" w:ascii="宋体" w:hAnsi="宋体" w:eastAsia="宋体"/>
                <w:szCs w:val="21"/>
              </w:rPr>
            </w:pPr>
            <w:ins w:id="190" w:author="漫星" w:date="2025-11-14T18:31:00Z">
              <w:r>
                <w:rPr>
                  <w:rFonts w:hint="eastAsia" w:ascii="宋体" w:hAnsi="宋体" w:eastAsia="宋体"/>
                  <w:szCs w:val="21"/>
                </w:rPr>
                <w:t>返回评论ID</w:t>
              </w:r>
            </w:ins>
          </w:p>
        </w:tc>
        <w:tc>
          <w:tcPr>
            <w:tcW w:w="2440" w:type="dxa"/>
            <w:tcBorders>
              <w:top w:val="single" w:color="auto" w:sz="4" w:space="0"/>
              <w:left w:val="single" w:color="auto" w:sz="4" w:space="0"/>
              <w:bottom w:val="single" w:color="auto" w:sz="4" w:space="0"/>
              <w:right w:val="single" w:color="auto" w:sz="4" w:space="0"/>
            </w:tcBorders>
          </w:tcPr>
          <w:p w14:paraId="0FB02583">
            <w:pPr>
              <w:spacing w:line="360" w:lineRule="auto"/>
              <w:jc w:val="center"/>
              <w:rPr>
                <w:ins w:id="191" w:author="漫星" w:date="2025-11-14T18:31:00Z"/>
                <w:rFonts w:hint="eastAsia" w:ascii="宋体" w:hAnsi="宋体" w:eastAsia="宋体"/>
                <w:szCs w:val="21"/>
              </w:rPr>
            </w:pPr>
            <w:ins w:id="192" w:author="漫星" w:date="2025-11-14T18:31:00Z">
              <w:r>
                <w:rPr>
                  <w:rFonts w:hint="eastAsia" w:ascii="宋体" w:hAnsi="宋体" w:eastAsia="宋体"/>
                  <w:szCs w:val="21"/>
                </w:rPr>
                <w:t>g</w:t>
              </w:r>
            </w:ins>
            <w:ins w:id="193" w:author="漫星" w:date="2025-11-14T18:31:00Z">
              <w:r>
                <w:rPr>
                  <w:rFonts w:ascii="宋体" w:hAnsi="宋体" w:eastAsia="宋体"/>
                  <w:szCs w:val="21"/>
                </w:rPr>
                <w:t>et</w:t>
              </w:r>
            </w:ins>
            <w:ins w:id="194" w:author="漫星" w:date="2025-11-14T18:31:00Z">
              <w:r>
                <w:rPr>
                  <w:rFonts w:hint="eastAsia" w:ascii="宋体" w:hAnsi="宋体" w:eastAsia="宋体"/>
                  <w:szCs w:val="21"/>
                </w:rPr>
                <w:t>Comment</w:t>
              </w:r>
            </w:ins>
            <w:ins w:id="195" w:author="漫星" w:date="2025-11-14T18:31:00Z">
              <w:r>
                <w:rPr>
                  <w:rFonts w:ascii="宋体" w:hAnsi="宋体" w:eastAsia="宋体"/>
                  <w:szCs w:val="21"/>
                </w:rPr>
                <w:t>ID()</w:t>
              </w:r>
            </w:ins>
          </w:p>
        </w:tc>
        <w:tc>
          <w:tcPr>
            <w:tcW w:w="2172" w:type="dxa"/>
            <w:tcBorders>
              <w:top w:val="single" w:color="auto" w:sz="4" w:space="0"/>
              <w:left w:val="single" w:color="auto" w:sz="4" w:space="0"/>
              <w:bottom w:val="single" w:color="auto" w:sz="4" w:space="0"/>
              <w:right w:val="single" w:color="auto" w:sz="4" w:space="0"/>
            </w:tcBorders>
          </w:tcPr>
          <w:p w14:paraId="46CF445A">
            <w:pPr>
              <w:spacing w:line="360" w:lineRule="auto"/>
              <w:jc w:val="center"/>
              <w:rPr>
                <w:ins w:id="196" w:author="漫星" w:date="2025-11-14T18:31:00Z"/>
                <w:rFonts w:hint="eastAsia" w:ascii="宋体" w:hAnsi="宋体" w:eastAsia="宋体"/>
                <w:szCs w:val="21"/>
              </w:rPr>
            </w:pPr>
            <w:ins w:id="197" w:author="漫星" w:date="2025-11-14T18:31:00Z">
              <w:r>
                <w:rPr>
                  <w:rFonts w:hint="eastAsia" w:ascii="宋体" w:hAnsi="宋体" w:eastAsia="宋体"/>
                  <w:szCs w:val="21"/>
                </w:rPr>
                <w:t>Varchar</w:t>
              </w:r>
            </w:ins>
          </w:p>
        </w:tc>
      </w:tr>
      <w:tr w14:paraId="63AF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98" w:author="漫星" w:date="2025-11-14T18:31:00Z"/>
        </w:trPr>
        <w:tc>
          <w:tcPr>
            <w:tcW w:w="1832" w:type="dxa"/>
            <w:tcBorders>
              <w:top w:val="single" w:color="auto" w:sz="4" w:space="0"/>
              <w:left w:val="single" w:color="auto" w:sz="4" w:space="0"/>
              <w:bottom w:val="single" w:color="auto" w:sz="4" w:space="0"/>
              <w:right w:val="single" w:color="auto" w:sz="4" w:space="0"/>
            </w:tcBorders>
          </w:tcPr>
          <w:p w14:paraId="194E50AC">
            <w:pPr>
              <w:spacing w:line="360" w:lineRule="auto"/>
              <w:jc w:val="center"/>
              <w:rPr>
                <w:ins w:id="199" w:author="漫星" w:date="2025-11-14T18:31:00Z"/>
                <w:rFonts w:hint="eastAsia" w:ascii="宋体" w:hAnsi="宋体" w:eastAsia="宋体"/>
                <w:szCs w:val="21"/>
              </w:rPr>
            </w:pPr>
            <w:ins w:id="200" w:author="漫星" w:date="2025-11-14T18:31:00Z">
              <w:r>
                <w:rPr>
                  <w:rFonts w:hint="eastAsia" w:ascii="宋体" w:hAnsi="宋体" w:eastAsia="宋体"/>
                  <w:szCs w:val="21"/>
                </w:rPr>
                <w:t>设置猫咪ID</w:t>
              </w:r>
            </w:ins>
          </w:p>
        </w:tc>
        <w:tc>
          <w:tcPr>
            <w:tcW w:w="2440" w:type="dxa"/>
            <w:tcBorders>
              <w:top w:val="single" w:color="auto" w:sz="4" w:space="0"/>
              <w:left w:val="single" w:color="auto" w:sz="4" w:space="0"/>
              <w:bottom w:val="single" w:color="auto" w:sz="4" w:space="0"/>
              <w:right w:val="single" w:color="auto" w:sz="4" w:space="0"/>
            </w:tcBorders>
          </w:tcPr>
          <w:p w14:paraId="5984E1E6">
            <w:pPr>
              <w:spacing w:line="360" w:lineRule="auto"/>
              <w:jc w:val="center"/>
              <w:rPr>
                <w:ins w:id="201" w:author="漫星" w:date="2025-11-14T18:31:00Z"/>
                <w:rFonts w:hint="eastAsia" w:ascii="宋体" w:hAnsi="宋体" w:eastAsia="宋体"/>
                <w:szCs w:val="21"/>
              </w:rPr>
            </w:pPr>
            <w:ins w:id="202" w:author="漫星" w:date="2025-11-14T18:31:00Z">
              <w:r>
                <w:rPr>
                  <w:rFonts w:ascii="宋体" w:hAnsi="宋体" w:eastAsia="宋体"/>
                  <w:szCs w:val="21"/>
                </w:rPr>
                <w:t>set</w:t>
              </w:r>
            </w:ins>
            <w:ins w:id="203" w:author="漫星" w:date="2025-11-14T18:31:00Z">
              <w:r>
                <w:rPr>
                  <w:rFonts w:hint="eastAsia" w:ascii="宋体" w:hAnsi="宋体" w:eastAsia="宋体"/>
                  <w:szCs w:val="21"/>
                </w:rPr>
                <w:t>Cat</w:t>
              </w:r>
            </w:ins>
            <w:ins w:id="204" w:author="漫星" w:date="2025-11-14T18:31:00Z">
              <w:r>
                <w:rPr>
                  <w:rFonts w:ascii="宋体" w:hAnsi="宋体" w:eastAsia="宋体"/>
                  <w:szCs w:val="21"/>
                </w:rPr>
                <w:t>ID()</w:t>
              </w:r>
            </w:ins>
          </w:p>
        </w:tc>
        <w:tc>
          <w:tcPr>
            <w:tcW w:w="2172" w:type="dxa"/>
            <w:tcBorders>
              <w:top w:val="single" w:color="auto" w:sz="4" w:space="0"/>
              <w:left w:val="single" w:color="auto" w:sz="4" w:space="0"/>
              <w:bottom w:val="single" w:color="auto" w:sz="4" w:space="0"/>
              <w:right w:val="single" w:color="auto" w:sz="4" w:space="0"/>
            </w:tcBorders>
          </w:tcPr>
          <w:p w14:paraId="59C91930">
            <w:pPr>
              <w:spacing w:line="360" w:lineRule="auto"/>
              <w:jc w:val="center"/>
              <w:rPr>
                <w:ins w:id="205" w:author="漫星" w:date="2025-11-14T18:31:00Z"/>
                <w:rFonts w:hint="eastAsia" w:ascii="宋体" w:hAnsi="宋体" w:eastAsia="宋体"/>
                <w:szCs w:val="21"/>
              </w:rPr>
            </w:pPr>
            <w:ins w:id="206" w:author="漫星" w:date="2025-11-14T18:31:00Z">
              <w:r>
                <w:rPr>
                  <w:rFonts w:hint="eastAsia" w:ascii="宋体" w:hAnsi="宋体" w:eastAsia="宋体"/>
                  <w:szCs w:val="21"/>
                </w:rPr>
                <w:t>Bool</w:t>
              </w:r>
            </w:ins>
          </w:p>
        </w:tc>
      </w:tr>
      <w:tr w14:paraId="65A8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07" w:author="漫星" w:date="2025-11-14T18:31:00Z"/>
        </w:trPr>
        <w:tc>
          <w:tcPr>
            <w:tcW w:w="1832" w:type="dxa"/>
            <w:tcBorders>
              <w:top w:val="single" w:color="auto" w:sz="4" w:space="0"/>
              <w:left w:val="single" w:color="auto" w:sz="4" w:space="0"/>
              <w:bottom w:val="single" w:color="auto" w:sz="4" w:space="0"/>
              <w:right w:val="single" w:color="auto" w:sz="4" w:space="0"/>
            </w:tcBorders>
          </w:tcPr>
          <w:p w14:paraId="7180FEA8">
            <w:pPr>
              <w:spacing w:line="360" w:lineRule="auto"/>
              <w:jc w:val="center"/>
              <w:rPr>
                <w:ins w:id="208" w:author="漫星" w:date="2025-11-14T18:31:00Z"/>
                <w:rFonts w:hint="eastAsia" w:ascii="宋体" w:hAnsi="宋体" w:eastAsia="宋体"/>
                <w:szCs w:val="21"/>
              </w:rPr>
            </w:pPr>
            <w:ins w:id="209" w:author="漫星" w:date="2025-11-14T18:31:00Z">
              <w:r>
                <w:rPr>
                  <w:rFonts w:hint="eastAsia" w:ascii="宋体" w:hAnsi="宋体" w:eastAsia="宋体"/>
                  <w:szCs w:val="21"/>
                </w:rPr>
                <w:t>返回猫咪ID</w:t>
              </w:r>
            </w:ins>
          </w:p>
        </w:tc>
        <w:tc>
          <w:tcPr>
            <w:tcW w:w="2440" w:type="dxa"/>
            <w:tcBorders>
              <w:top w:val="single" w:color="auto" w:sz="4" w:space="0"/>
              <w:left w:val="single" w:color="auto" w:sz="4" w:space="0"/>
              <w:bottom w:val="single" w:color="auto" w:sz="4" w:space="0"/>
              <w:right w:val="single" w:color="auto" w:sz="4" w:space="0"/>
            </w:tcBorders>
          </w:tcPr>
          <w:p w14:paraId="63A3E278">
            <w:pPr>
              <w:spacing w:line="360" w:lineRule="auto"/>
              <w:jc w:val="center"/>
              <w:rPr>
                <w:ins w:id="210" w:author="漫星" w:date="2025-11-14T18:31:00Z"/>
                <w:rFonts w:hint="eastAsia" w:ascii="宋体" w:hAnsi="宋体" w:eastAsia="宋体"/>
                <w:szCs w:val="21"/>
              </w:rPr>
            </w:pPr>
            <w:ins w:id="211" w:author="漫星" w:date="2025-11-14T18:31:00Z">
              <w:r>
                <w:rPr>
                  <w:rFonts w:hint="eastAsia" w:ascii="宋体" w:hAnsi="宋体" w:eastAsia="宋体"/>
                  <w:szCs w:val="21"/>
                </w:rPr>
                <w:t>g</w:t>
              </w:r>
            </w:ins>
            <w:ins w:id="212" w:author="漫星" w:date="2025-11-14T18:31:00Z">
              <w:r>
                <w:rPr>
                  <w:rFonts w:ascii="宋体" w:hAnsi="宋体" w:eastAsia="宋体"/>
                  <w:szCs w:val="21"/>
                </w:rPr>
                <w:t>et</w:t>
              </w:r>
            </w:ins>
            <w:ins w:id="213" w:author="漫星" w:date="2025-11-14T18:31:00Z">
              <w:r>
                <w:rPr>
                  <w:rFonts w:hint="eastAsia" w:ascii="宋体" w:hAnsi="宋体" w:eastAsia="宋体"/>
                  <w:szCs w:val="21"/>
                </w:rPr>
                <w:t>Cat</w:t>
              </w:r>
            </w:ins>
            <w:ins w:id="214" w:author="漫星" w:date="2025-11-14T18:31:00Z">
              <w:r>
                <w:rPr>
                  <w:rFonts w:ascii="宋体" w:hAnsi="宋体" w:eastAsia="宋体"/>
                  <w:szCs w:val="21"/>
                </w:rPr>
                <w:t>ID()</w:t>
              </w:r>
            </w:ins>
          </w:p>
        </w:tc>
        <w:tc>
          <w:tcPr>
            <w:tcW w:w="2172" w:type="dxa"/>
            <w:tcBorders>
              <w:top w:val="single" w:color="auto" w:sz="4" w:space="0"/>
              <w:left w:val="single" w:color="auto" w:sz="4" w:space="0"/>
              <w:bottom w:val="single" w:color="auto" w:sz="4" w:space="0"/>
              <w:right w:val="single" w:color="auto" w:sz="4" w:space="0"/>
            </w:tcBorders>
          </w:tcPr>
          <w:p w14:paraId="2385B222">
            <w:pPr>
              <w:spacing w:line="360" w:lineRule="auto"/>
              <w:jc w:val="center"/>
              <w:rPr>
                <w:ins w:id="215" w:author="漫星" w:date="2025-11-14T18:31:00Z"/>
                <w:rFonts w:hint="eastAsia" w:ascii="宋体" w:hAnsi="宋体" w:eastAsia="宋体"/>
                <w:szCs w:val="21"/>
              </w:rPr>
            </w:pPr>
            <w:ins w:id="216" w:author="漫星" w:date="2025-11-14T18:31:00Z">
              <w:r>
                <w:rPr>
                  <w:rFonts w:hint="eastAsia" w:ascii="宋体" w:hAnsi="宋体" w:eastAsia="宋体"/>
                  <w:szCs w:val="21"/>
                </w:rPr>
                <w:t>Varchar</w:t>
              </w:r>
            </w:ins>
          </w:p>
        </w:tc>
      </w:tr>
    </w:tbl>
    <w:p w14:paraId="2B6F670B"/>
    <w:p w14:paraId="626538DD">
      <w:pPr>
        <w:pStyle w:val="3"/>
        <w:rPr>
          <w:color w:val="000000" w:themeColor="text1"/>
          <w14:textFill>
            <w14:solidFill>
              <w14:schemeClr w14:val="tx1"/>
            </w14:solidFill>
          </w14:textFill>
        </w:rPr>
      </w:pPr>
      <w:bookmarkStart w:id="14" w:name="_Toc149848666"/>
      <w:r>
        <w:rPr>
          <w:rFonts w:hint="eastAsia"/>
          <w:color w:val="000000" w:themeColor="text1"/>
          <w14:textFill>
            <w14:solidFill>
              <w14:schemeClr w14:val="tx1"/>
            </w14:solidFill>
          </w14:textFill>
        </w:rPr>
        <w:t>4、三层精化类图</w:t>
      </w:r>
      <w:bookmarkEnd w:id="14"/>
    </w:p>
    <w:p w14:paraId="60437237">
      <w:pPr>
        <w:pStyle w:val="5"/>
        <w:rPr>
          <w:rFonts w:hint="eastAsia"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1681A0D8">
      <w:pPr>
        <w:spacing w:line="360" w:lineRule="auto"/>
        <w:rPr>
          <w:rFonts w:hint="eastAsia" w:ascii="宋体" w:hAnsi="宋体" w:eastAsia="宋体"/>
        </w:rPr>
      </w:pPr>
      <w:r>
        <w:rPr>
          <w:rFonts w:ascii="宋体" w:hAnsi="宋体" w:eastAsia="宋体"/>
        </w:rPr>
        <w:t xml:space="preserve">界面层：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21A0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0604316D">
            <w:pPr>
              <w:spacing w:line="360" w:lineRule="auto"/>
              <w:jc w:val="center"/>
              <w:rPr>
                <w:rFonts w:hint="eastAsia" w:ascii="宋体" w:hAnsi="宋体" w:eastAsia="宋体"/>
              </w:rPr>
            </w:pPr>
            <w:r>
              <w:rPr>
                <w:rFonts w:ascii="宋体" w:hAnsi="宋体" w:eastAsia="宋体"/>
              </w:rPr>
              <w:t>名称</w:t>
            </w:r>
          </w:p>
        </w:tc>
        <w:tc>
          <w:tcPr>
            <w:tcW w:w="4529" w:type="dxa"/>
          </w:tcPr>
          <w:p w14:paraId="69E8C37D">
            <w:pPr>
              <w:spacing w:line="360" w:lineRule="auto"/>
              <w:jc w:val="center"/>
              <w:rPr>
                <w:rFonts w:hint="eastAsia" w:ascii="宋体" w:hAnsi="宋体" w:eastAsia="宋体"/>
              </w:rPr>
            </w:pPr>
            <w:r>
              <w:rPr>
                <w:rFonts w:ascii="宋体" w:hAnsi="宋体" w:eastAsia="宋体"/>
              </w:rPr>
              <w:t>描述</w:t>
            </w:r>
          </w:p>
        </w:tc>
      </w:tr>
      <w:tr w14:paraId="6D9C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26A713E9">
            <w:pPr>
              <w:spacing w:line="360" w:lineRule="auto"/>
              <w:rPr>
                <w:rFonts w:hint="eastAsia" w:ascii="宋体" w:hAnsi="宋体" w:eastAsia="宋体"/>
              </w:rPr>
            </w:pPr>
            <w:r>
              <w:rPr>
                <w:rFonts w:hint="eastAsia" w:ascii="宋体" w:hAnsi="宋体" w:eastAsia="宋体"/>
              </w:rPr>
              <w:t>s</w:t>
            </w:r>
            <w:r>
              <w:rPr>
                <w:rFonts w:ascii="宋体" w:hAnsi="宋体" w:eastAsia="宋体"/>
              </w:rPr>
              <w:t>ign</w:t>
            </w:r>
            <w:r>
              <w:rPr>
                <w:rFonts w:hint="eastAsia" w:ascii="宋体" w:hAnsi="宋体" w:eastAsia="宋体"/>
              </w:rPr>
              <w:t>in.html</w:t>
            </w:r>
          </w:p>
        </w:tc>
        <w:tc>
          <w:tcPr>
            <w:tcW w:w="4529" w:type="dxa"/>
          </w:tcPr>
          <w:p w14:paraId="72B38FAF">
            <w:pPr>
              <w:spacing w:line="360" w:lineRule="auto"/>
              <w:rPr>
                <w:rFonts w:hint="eastAsia" w:ascii="宋体" w:hAnsi="宋体" w:eastAsia="宋体"/>
              </w:rPr>
            </w:pPr>
            <w:r>
              <w:rPr>
                <w:rFonts w:hint="eastAsia" w:ascii="宋体" w:hAnsi="宋体" w:eastAsia="宋体"/>
              </w:rPr>
              <w:t>登录界面</w:t>
            </w:r>
          </w:p>
        </w:tc>
      </w:tr>
      <w:tr w14:paraId="2FB3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17F947E0">
            <w:pPr>
              <w:spacing w:line="360" w:lineRule="auto"/>
              <w:rPr>
                <w:rFonts w:hint="eastAsia" w:ascii="宋体" w:hAnsi="宋体" w:eastAsia="宋体"/>
              </w:rPr>
            </w:pPr>
            <w:r>
              <w:rPr>
                <w:rFonts w:ascii="宋体" w:hAnsi="宋体" w:eastAsia="宋体"/>
              </w:rPr>
              <w:t>index.html</w:t>
            </w:r>
          </w:p>
        </w:tc>
        <w:tc>
          <w:tcPr>
            <w:tcW w:w="4529" w:type="dxa"/>
          </w:tcPr>
          <w:p w14:paraId="514719BE">
            <w:pPr>
              <w:spacing w:line="360" w:lineRule="auto"/>
              <w:rPr>
                <w:rFonts w:hint="eastAsia" w:ascii="宋体" w:hAnsi="宋体" w:eastAsia="宋体"/>
              </w:rPr>
            </w:pPr>
            <w:r>
              <w:rPr>
                <w:rFonts w:hint="eastAsia" w:ascii="宋体" w:hAnsi="宋体" w:eastAsia="宋体"/>
              </w:rPr>
              <w:t>首页</w:t>
            </w:r>
          </w:p>
        </w:tc>
      </w:tr>
      <w:tr w14:paraId="55E8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F488A9C">
            <w:pPr>
              <w:spacing w:line="360" w:lineRule="auto"/>
              <w:rPr>
                <w:rFonts w:hint="eastAsia" w:ascii="宋体" w:hAnsi="宋体" w:eastAsia="宋体"/>
              </w:rPr>
            </w:pPr>
            <w:r>
              <w:rPr>
                <w:rFonts w:ascii="宋体" w:hAnsi="宋体" w:eastAsia="宋体"/>
              </w:rPr>
              <w:t>manageUser.html</w:t>
            </w:r>
          </w:p>
        </w:tc>
        <w:tc>
          <w:tcPr>
            <w:tcW w:w="4529" w:type="dxa"/>
          </w:tcPr>
          <w:p w14:paraId="6CFA359F">
            <w:pPr>
              <w:spacing w:line="360" w:lineRule="auto"/>
              <w:rPr>
                <w:rFonts w:hint="eastAsia" w:ascii="宋体" w:hAnsi="宋体" w:eastAsia="宋体"/>
              </w:rPr>
            </w:pPr>
            <w:r>
              <w:rPr>
                <w:rFonts w:hint="eastAsia" w:ascii="宋体" w:hAnsi="宋体" w:eastAsia="宋体"/>
              </w:rPr>
              <w:t>管理用户账号页面</w:t>
            </w:r>
          </w:p>
        </w:tc>
      </w:tr>
      <w:tr w14:paraId="6C04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0B0398D">
            <w:pPr>
              <w:spacing w:line="360" w:lineRule="auto"/>
              <w:rPr>
                <w:rFonts w:hint="eastAsia" w:ascii="宋体" w:hAnsi="宋体" w:eastAsia="宋体"/>
              </w:rPr>
            </w:pPr>
            <w:r>
              <w:rPr>
                <w:rFonts w:hint="eastAsia" w:ascii="宋体" w:hAnsi="宋体" w:eastAsia="宋体"/>
              </w:rPr>
              <w:t>r</w:t>
            </w:r>
            <w:r>
              <w:rPr>
                <w:rFonts w:ascii="宋体" w:hAnsi="宋体" w:eastAsia="宋体"/>
              </w:rPr>
              <w:t>esultSearchUser.html</w:t>
            </w:r>
          </w:p>
        </w:tc>
        <w:tc>
          <w:tcPr>
            <w:tcW w:w="4529" w:type="dxa"/>
          </w:tcPr>
          <w:p w14:paraId="439CA8CB">
            <w:pPr>
              <w:spacing w:line="360" w:lineRule="auto"/>
              <w:rPr>
                <w:rFonts w:hint="eastAsia" w:ascii="宋体" w:hAnsi="宋体" w:eastAsia="宋体"/>
              </w:rPr>
            </w:pPr>
            <w:r>
              <w:rPr>
                <w:rFonts w:hint="eastAsia" w:ascii="宋体" w:hAnsi="宋体" w:eastAsia="宋体"/>
              </w:rPr>
              <w:t>查询用户结果页面</w:t>
            </w:r>
          </w:p>
        </w:tc>
      </w:tr>
      <w:tr w14:paraId="6524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D187A0A">
            <w:pPr>
              <w:spacing w:line="360" w:lineRule="auto"/>
              <w:rPr>
                <w:rFonts w:hint="eastAsia" w:ascii="宋体" w:hAnsi="宋体" w:eastAsia="宋体"/>
              </w:rPr>
            </w:pPr>
            <w:r>
              <w:rPr>
                <w:rFonts w:hint="eastAsia" w:ascii="宋体" w:hAnsi="宋体" w:eastAsia="宋体"/>
              </w:rPr>
              <w:t>AuditComment.html</w:t>
            </w:r>
          </w:p>
        </w:tc>
        <w:tc>
          <w:tcPr>
            <w:tcW w:w="4529" w:type="dxa"/>
          </w:tcPr>
          <w:p w14:paraId="2F0EC83F">
            <w:pPr>
              <w:spacing w:line="360" w:lineRule="auto"/>
              <w:rPr>
                <w:rFonts w:hint="eastAsia" w:ascii="宋体" w:hAnsi="宋体" w:eastAsia="宋体"/>
              </w:rPr>
            </w:pPr>
            <w:r>
              <w:rPr>
                <w:rFonts w:hint="eastAsia" w:ascii="宋体" w:hAnsi="宋体" w:eastAsia="宋体"/>
              </w:rPr>
              <w:t>审核评论页面</w:t>
            </w:r>
          </w:p>
        </w:tc>
      </w:tr>
    </w:tbl>
    <w:p w14:paraId="52DA39C3">
      <w:pPr>
        <w:spacing w:line="360" w:lineRule="auto"/>
        <w:rPr>
          <w:rFonts w:hint="eastAsia" w:ascii="宋体" w:hAnsi="宋体" w:eastAsia="宋体"/>
        </w:rPr>
      </w:pPr>
      <w:r>
        <w:rPr>
          <w:rFonts w:ascii="宋体" w:hAnsi="宋体" w:eastAsia="宋体"/>
        </w:rPr>
        <w:t>事务层：</w:t>
      </w:r>
      <w:r>
        <w:rPr>
          <w:rFonts w:hint="eastAsia" w:ascii="宋体" w:hAnsi="宋体" w:eastAsia="宋体"/>
        </w:rPr>
        <w:t>Administrator</w:t>
      </w:r>
      <w:r>
        <w:rPr>
          <w:rFonts w:ascii="宋体" w:hAnsi="宋体" w:eastAsia="宋体"/>
        </w:rPr>
        <w:t xml:space="preserve">.java </w:t>
      </w:r>
      <w:r>
        <w:rPr>
          <w:rFonts w:hint="eastAsia" w:ascii="宋体" w:hAnsi="宋体" w:eastAsia="宋体"/>
        </w:rPr>
        <w:t>管理员类</w:t>
      </w:r>
    </w:p>
    <w:p w14:paraId="18E6D4B8">
      <w:pPr>
        <w:spacing w:line="360" w:lineRule="auto"/>
        <w:rPr>
          <w:rFonts w:hint="eastAsia" w:ascii="宋体" w:hAnsi="宋体" w:eastAsia="宋体"/>
        </w:rPr>
      </w:pPr>
      <w:r>
        <w:rPr>
          <w:rFonts w:ascii="宋体" w:hAnsi="宋体" w:eastAsia="宋体"/>
        </w:rPr>
        <w:t>数据层：</w:t>
      </w:r>
      <w:r>
        <w:rPr>
          <w:rFonts w:hint="eastAsia" w:ascii="宋体" w:hAnsi="宋体" w:eastAsia="宋体"/>
        </w:rPr>
        <w:t>Administrator</w:t>
      </w:r>
      <w:r>
        <w:rPr>
          <w:rFonts w:ascii="宋体" w:hAnsi="宋体" w:eastAsia="宋体"/>
        </w:rPr>
        <w:t xml:space="preserve">.dat </w:t>
      </w:r>
      <w:r>
        <w:rPr>
          <w:rFonts w:hint="eastAsia" w:ascii="宋体" w:hAnsi="宋体" w:eastAsia="宋体"/>
        </w:rPr>
        <w:t>管理员</w:t>
      </w:r>
      <w:r>
        <w:rPr>
          <w:rFonts w:ascii="宋体" w:hAnsi="宋体" w:eastAsia="宋体"/>
        </w:rPr>
        <w:t>信息表</w:t>
      </w:r>
    </w:p>
    <w:p w14:paraId="6A7B5961">
      <w:pPr>
        <w:spacing w:line="360" w:lineRule="auto"/>
        <w:rPr>
          <w:rFonts w:hint="eastAsia" w:ascii="宋体" w:hAnsi="宋体" w:eastAsia="宋体"/>
        </w:rPr>
      </w:pPr>
    </w:p>
    <w:p w14:paraId="1920C378">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Ord</w:t>
      </w:r>
      <w:r>
        <w:rPr>
          <w:rFonts w:ascii="宋体" w:hAnsi="宋体"/>
          <w:szCs w:val="21"/>
        </w:rPr>
        <w:t>inaryUser类的三层划分</w:t>
      </w:r>
    </w:p>
    <w:p w14:paraId="18F79548">
      <w:pPr>
        <w:spacing w:line="360" w:lineRule="auto"/>
        <w:rPr>
          <w:rFonts w:hint="eastAsia" w:ascii="宋体" w:hAnsi="宋体" w:eastAsia="宋体"/>
        </w:rPr>
      </w:pPr>
      <w:r>
        <w:rPr>
          <w:rFonts w:ascii="宋体" w:hAnsi="宋体" w:eastAsia="宋体"/>
        </w:rPr>
        <w:t xml:space="preserve">界面层：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A1A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6D26B7F5">
            <w:pPr>
              <w:spacing w:line="360" w:lineRule="auto"/>
              <w:jc w:val="center"/>
              <w:rPr>
                <w:rFonts w:hint="eastAsia" w:ascii="宋体" w:hAnsi="宋体" w:eastAsia="宋体"/>
              </w:rPr>
            </w:pPr>
            <w:r>
              <w:rPr>
                <w:rFonts w:ascii="宋体" w:hAnsi="宋体" w:eastAsia="宋体"/>
              </w:rPr>
              <w:t>名称</w:t>
            </w:r>
          </w:p>
        </w:tc>
        <w:tc>
          <w:tcPr>
            <w:tcW w:w="4564" w:type="dxa"/>
          </w:tcPr>
          <w:p w14:paraId="016C12D1">
            <w:pPr>
              <w:spacing w:line="360" w:lineRule="auto"/>
              <w:jc w:val="center"/>
              <w:rPr>
                <w:rFonts w:hint="eastAsia" w:ascii="宋体" w:hAnsi="宋体" w:eastAsia="宋体"/>
              </w:rPr>
            </w:pPr>
            <w:r>
              <w:rPr>
                <w:rFonts w:ascii="宋体" w:hAnsi="宋体" w:eastAsia="宋体"/>
              </w:rPr>
              <w:t>描述</w:t>
            </w:r>
          </w:p>
        </w:tc>
      </w:tr>
      <w:tr w14:paraId="5375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624C94D">
            <w:pPr>
              <w:spacing w:line="360" w:lineRule="auto"/>
              <w:rPr>
                <w:rFonts w:hint="eastAsia" w:ascii="宋体" w:hAnsi="宋体" w:eastAsia="宋体"/>
              </w:rPr>
            </w:pPr>
            <w:r>
              <w:rPr>
                <w:rFonts w:ascii="宋体" w:hAnsi="宋体" w:eastAsia="宋体"/>
              </w:rPr>
              <w:t>signup</w:t>
            </w:r>
            <w:r>
              <w:rPr>
                <w:rFonts w:hint="eastAsia" w:ascii="宋体" w:hAnsi="宋体" w:eastAsia="宋体"/>
              </w:rPr>
              <w:t>Ord</w:t>
            </w:r>
            <w:r>
              <w:rPr>
                <w:rFonts w:ascii="宋体" w:hAnsi="宋体" w:eastAsia="宋体"/>
              </w:rPr>
              <w:t>inaryUser.html</w:t>
            </w:r>
          </w:p>
        </w:tc>
        <w:tc>
          <w:tcPr>
            <w:tcW w:w="4564" w:type="dxa"/>
          </w:tcPr>
          <w:p w14:paraId="5C4B652D">
            <w:pPr>
              <w:spacing w:line="360" w:lineRule="auto"/>
              <w:rPr>
                <w:rFonts w:hint="eastAsia" w:ascii="宋体" w:hAnsi="宋体" w:eastAsia="宋体"/>
              </w:rPr>
            </w:pPr>
            <w:r>
              <w:rPr>
                <w:rFonts w:hint="eastAsia" w:ascii="宋体" w:hAnsi="宋体" w:eastAsia="宋体"/>
              </w:rPr>
              <w:t>普通用户</w:t>
            </w:r>
            <w:r>
              <w:rPr>
                <w:rFonts w:ascii="宋体" w:hAnsi="宋体" w:eastAsia="宋体"/>
              </w:rPr>
              <w:t>注册</w:t>
            </w:r>
            <w:r>
              <w:rPr>
                <w:rFonts w:hint="eastAsia" w:ascii="宋体" w:hAnsi="宋体" w:eastAsia="宋体"/>
              </w:rPr>
              <w:t>页面</w:t>
            </w:r>
          </w:p>
        </w:tc>
      </w:tr>
      <w:tr w14:paraId="533D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845C86C">
            <w:pPr>
              <w:spacing w:line="360" w:lineRule="auto"/>
              <w:rPr>
                <w:rFonts w:hint="eastAsia" w:ascii="宋体" w:hAnsi="宋体" w:eastAsia="宋体"/>
              </w:rPr>
            </w:pPr>
            <w:r>
              <w:rPr>
                <w:rFonts w:ascii="宋体" w:hAnsi="宋体" w:eastAsia="宋体"/>
              </w:rPr>
              <w:t>signin.html</w:t>
            </w:r>
          </w:p>
        </w:tc>
        <w:tc>
          <w:tcPr>
            <w:tcW w:w="4564" w:type="dxa"/>
          </w:tcPr>
          <w:p w14:paraId="0826CAC7">
            <w:pPr>
              <w:spacing w:line="360" w:lineRule="auto"/>
              <w:rPr>
                <w:rFonts w:hint="eastAsia" w:ascii="宋体" w:hAnsi="宋体" w:eastAsia="宋体"/>
              </w:rPr>
            </w:pPr>
            <w:r>
              <w:rPr>
                <w:rFonts w:ascii="宋体" w:hAnsi="宋体" w:eastAsia="宋体"/>
              </w:rPr>
              <w:t>登录</w:t>
            </w:r>
            <w:r>
              <w:rPr>
                <w:rFonts w:hint="eastAsia" w:ascii="宋体" w:hAnsi="宋体" w:eastAsia="宋体"/>
              </w:rPr>
              <w:t>页面</w:t>
            </w:r>
          </w:p>
        </w:tc>
      </w:tr>
      <w:tr w14:paraId="2E8A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09757C4B">
            <w:pPr>
              <w:spacing w:line="360" w:lineRule="auto"/>
              <w:rPr>
                <w:rFonts w:hint="eastAsia" w:ascii="宋体" w:hAnsi="宋体" w:eastAsia="宋体"/>
              </w:rPr>
            </w:pPr>
            <w:r>
              <w:rPr>
                <w:rFonts w:ascii="宋体" w:hAnsi="宋体" w:eastAsia="宋体"/>
              </w:rPr>
              <w:t>i</w:t>
            </w:r>
            <w:r>
              <w:rPr>
                <w:rFonts w:hint="eastAsia" w:ascii="宋体" w:hAnsi="宋体" w:eastAsia="宋体"/>
              </w:rPr>
              <w:t>ndex.</w:t>
            </w:r>
            <w:r>
              <w:rPr>
                <w:rFonts w:ascii="宋体" w:hAnsi="宋体" w:eastAsia="宋体"/>
              </w:rPr>
              <w:t>html</w:t>
            </w:r>
          </w:p>
        </w:tc>
        <w:tc>
          <w:tcPr>
            <w:tcW w:w="4564" w:type="dxa"/>
          </w:tcPr>
          <w:p w14:paraId="7B2DFE84">
            <w:pPr>
              <w:spacing w:line="360" w:lineRule="auto"/>
              <w:rPr>
                <w:rFonts w:hint="eastAsia" w:ascii="宋体" w:hAnsi="宋体" w:eastAsia="宋体"/>
              </w:rPr>
            </w:pPr>
            <w:r>
              <w:rPr>
                <w:rFonts w:hint="eastAsia" w:ascii="宋体" w:hAnsi="宋体" w:eastAsia="宋体"/>
              </w:rPr>
              <w:t>首页</w:t>
            </w:r>
          </w:p>
        </w:tc>
      </w:tr>
      <w:tr w14:paraId="78CF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02257CA8">
            <w:pPr>
              <w:spacing w:line="360" w:lineRule="auto"/>
              <w:rPr>
                <w:rFonts w:hint="eastAsia" w:ascii="宋体" w:hAnsi="宋体" w:eastAsia="宋体"/>
              </w:rPr>
            </w:pPr>
            <w:r>
              <w:rPr>
                <w:rFonts w:hint="eastAsia" w:ascii="宋体" w:hAnsi="宋体" w:eastAsia="宋体"/>
              </w:rPr>
              <w:t>get</w:t>
            </w:r>
            <w:r>
              <w:rPr>
                <w:rFonts w:ascii="宋体" w:hAnsi="宋体" w:eastAsia="宋体"/>
              </w:rPr>
              <w:t>UserInfo.html</w:t>
            </w:r>
          </w:p>
        </w:tc>
        <w:tc>
          <w:tcPr>
            <w:tcW w:w="4564" w:type="dxa"/>
          </w:tcPr>
          <w:p w14:paraId="732BF7D2">
            <w:pPr>
              <w:spacing w:line="360" w:lineRule="auto"/>
              <w:rPr>
                <w:rFonts w:hint="eastAsia" w:ascii="宋体" w:hAnsi="宋体" w:eastAsia="宋体"/>
              </w:rPr>
            </w:pPr>
            <w:r>
              <w:rPr>
                <w:rFonts w:hint="eastAsia" w:ascii="宋体" w:hAnsi="宋体" w:eastAsia="宋体"/>
              </w:rPr>
              <w:t>查看个人信息页面</w:t>
            </w:r>
          </w:p>
        </w:tc>
      </w:tr>
      <w:tr w14:paraId="7BEB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3B73C570">
            <w:pPr>
              <w:spacing w:line="360" w:lineRule="auto"/>
              <w:rPr>
                <w:rFonts w:hint="eastAsia" w:ascii="宋体" w:hAnsi="宋体" w:eastAsia="宋体"/>
              </w:rPr>
            </w:pPr>
            <w:r>
              <w:rPr>
                <w:rFonts w:hint="eastAsia" w:ascii="宋体" w:hAnsi="宋体" w:eastAsia="宋体"/>
              </w:rPr>
              <w:t>c</w:t>
            </w:r>
            <w:r>
              <w:rPr>
                <w:rFonts w:ascii="宋体" w:hAnsi="宋体" w:eastAsia="宋体"/>
              </w:rPr>
              <w:t>hangeUserInfo.html</w:t>
            </w:r>
          </w:p>
        </w:tc>
        <w:tc>
          <w:tcPr>
            <w:tcW w:w="4564" w:type="dxa"/>
          </w:tcPr>
          <w:p w14:paraId="636A3121">
            <w:pPr>
              <w:spacing w:line="360" w:lineRule="auto"/>
              <w:rPr>
                <w:rFonts w:hint="eastAsia" w:ascii="宋体" w:hAnsi="宋体" w:eastAsia="宋体"/>
              </w:rPr>
            </w:pPr>
            <w:r>
              <w:rPr>
                <w:rFonts w:hint="eastAsia" w:ascii="宋体" w:hAnsi="宋体" w:eastAsia="宋体"/>
              </w:rPr>
              <w:t>修改个人信息界面</w:t>
            </w:r>
          </w:p>
        </w:tc>
      </w:tr>
      <w:tr w14:paraId="0D0B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182D705F">
            <w:pPr>
              <w:spacing w:line="360" w:lineRule="auto"/>
              <w:rPr>
                <w:rFonts w:hint="eastAsia" w:ascii="宋体" w:hAnsi="宋体" w:eastAsia="宋体"/>
              </w:rPr>
            </w:pPr>
            <w:r>
              <w:rPr>
                <w:rFonts w:hint="eastAsia" w:ascii="宋体" w:hAnsi="宋体" w:eastAsia="宋体"/>
              </w:rPr>
              <w:t>changeP</w:t>
            </w:r>
            <w:r>
              <w:rPr>
                <w:rFonts w:ascii="宋体" w:hAnsi="宋体" w:eastAsia="宋体"/>
              </w:rPr>
              <w:t>assword.html</w:t>
            </w:r>
          </w:p>
        </w:tc>
        <w:tc>
          <w:tcPr>
            <w:tcW w:w="4564" w:type="dxa"/>
          </w:tcPr>
          <w:p w14:paraId="223CAED3">
            <w:pPr>
              <w:spacing w:line="360" w:lineRule="auto"/>
              <w:rPr>
                <w:rFonts w:hint="eastAsia" w:ascii="宋体" w:hAnsi="宋体" w:eastAsia="宋体"/>
              </w:rPr>
            </w:pPr>
            <w:r>
              <w:rPr>
                <w:rFonts w:hint="eastAsia" w:ascii="宋体" w:hAnsi="宋体" w:eastAsia="宋体"/>
              </w:rPr>
              <w:t>修改密码</w:t>
            </w:r>
          </w:p>
        </w:tc>
      </w:tr>
      <w:tr w14:paraId="4EB8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12C4D9DF">
            <w:pPr>
              <w:spacing w:line="360" w:lineRule="auto"/>
              <w:rPr>
                <w:rFonts w:hint="eastAsia" w:ascii="宋体" w:hAnsi="宋体" w:eastAsia="宋体"/>
              </w:rPr>
            </w:pPr>
            <w:r>
              <w:rPr>
                <w:rFonts w:ascii="宋体" w:hAnsi="宋体" w:eastAsia="宋体"/>
              </w:rPr>
              <w:t>c</w:t>
            </w:r>
            <w:r>
              <w:rPr>
                <w:rFonts w:hint="eastAsia" w:ascii="宋体" w:hAnsi="宋体" w:eastAsia="宋体"/>
              </w:rPr>
              <w:t>ancel</w:t>
            </w:r>
            <w:r>
              <w:rPr>
                <w:rFonts w:ascii="宋体" w:hAnsi="宋体" w:eastAsia="宋体"/>
              </w:rPr>
              <w:t>User.html</w:t>
            </w:r>
          </w:p>
        </w:tc>
        <w:tc>
          <w:tcPr>
            <w:tcW w:w="4564" w:type="dxa"/>
          </w:tcPr>
          <w:p w14:paraId="24E70BB1">
            <w:pPr>
              <w:spacing w:line="360" w:lineRule="auto"/>
              <w:rPr>
                <w:rFonts w:hint="eastAsia" w:ascii="宋体" w:hAnsi="宋体" w:eastAsia="宋体"/>
              </w:rPr>
            </w:pPr>
            <w:r>
              <w:rPr>
                <w:rFonts w:hint="eastAsia" w:ascii="宋体" w:hAnsi="宋体" w:eastAsia="宋体"/>
              </w:rPr>
              <w:t>注销账户页面</w:t>
            </w:r>
          </w:p>
        </w:tc>
      </w:tr>
      <w:tr w14:paraId="6FE8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0F079DB5">
            <w:pPr>
              <w:spacing w:line="360" w:lineRule="auto"/>
              <w:rPr>
                <w:rFonts w:hint="eastAsia" w:ascii="宋体" w:hAnsi="宋体" w:eastAsia="宋体"/>
              </w:rPr>
            </w:pPr>
            <w:r>
              <w:rPr>
                <w:rFonts w:ascii="宋体" w:hAnsi="宋体" w:eastAsia="宋体"/>
              </w:rPr>
              <w:t>f</w:t>
            </w:r>
            <w:r>
              <w:rPr>
                <w:rFonts w:hint="eastAsia" w:ascii="宋体" w:hAnsi="宋体" w:eastAsia="宋体"/>
              </w:rPr>
              <w:t>orget</w:t>
            </w:r>
            <w:r>
              <w:rPr>
                <w:rFonts w:ascii="宋体" w:hAnsi="宋体" w:eastAsia="宋体"/>
              </w:rPr>
              <w:t>P</w:t>
            </w:r>
            <w:r>
              <w:rPr>
                <w:rFonts w:hint="eastAsia" w:ascii="宋体" w:hAnsi="宋体" w:eastAsia="宋体"/>
              </w:rPr>
              <w:t>assword.</w:t>
            </w:r>
            <w:r>
              <w:rPr>
                <w:rFonts w:ascii="宋体" w:hAnsi="宋体" w:eastAsia="宋体"/>
              </w:rPr>
              <w:t>html</w:t>
            </w:r>
          </w:p>
        </w:tc>
        <w:tc>
          <w:tcPr>
            <w:tcW w:w="4564" w:type="dxa"/>
          </w:tcPr>
          <w:p w14:paraId="3239D689">
            <w:pPr>
              <w:spacing w:line="360" w:lineRule="auto"/>
              <w:rPr>
                <w:rFonts w:hint="eastAsia" w:ascii="宋体" w:hAnsi="宋体" w:eastAsia="宋体"/>
              </w:rPr>
            </w:pPr>
            <w:r>
              <w:rPr>
                <w:rFonts w:ascii="宋体" w:hAnsi="宋体" w:eastAsia="宋体"/>
              </w:rPr>
              <w:t>密码找回</w:t>
            </w:r>
            <w:r>
              <w:rPr>
                <w:rFonts w:hint="eastAsia" w:ascii="宋体" w:hAnsi="宋体" w:eastAsia="宋体"/>
              </w:rPr>
              <w:t>页</w:t>
            </w:r>
            <w:r>
              <w:rPr>
                <w:rFonts w:ascii="宋体" w:hAnsi="宋体" w:eastAsia="宋体"/>
              </w:rPr>
              <w:t>面</w:t>
            </w:r>
          </w:p>
        </w:tc>
      </w:tr>
    </w:tbl>
    <w:p w14:paraId="36F79682">
      <w:pPr>
        <w:spacing w:line="360" w:lineRule="auto"/>
        <w:rPr>
          <w:rFonts w:hint="eastAsia" w:ascii="宋体" w:hAnsi="宋体" w:eastAsia="宋体"/>
        </w:rPr>
      </w:pPr>
      <w:r>
        <w:rPr>
          <w:rFonts w:ascii="宋体" w:hAnsi="宋体" w:eastAsia="宋体"/>
        </w:rPr>
        <w:t>事务层：</w:t>
      </w:r>
      <w:r>
        <w:rPr>
          <w:rFonts w:hint="eastAsia" w:ascii="宋体" w:hAnsi="宋体" w:eastAsia="宋体"/>
        </w:rPr>
        <w:t>Ord</w:t>
      </w:r>
      <w:r>
        <w:rPr>
          <w:rFonts w:ascii="宋体" w:hAnsi="宋体" w:eastAsia="宋体"/>
        </w:rPr>
        <w:t xml:space="preserve">inaryUser.java </w:t>
      </w:r>
      <w:r>
        <w:rPr>
          <w:rFonts w:hint="eastAsia" w:ascii="宋体" w:hAnsi="宋体" w:eastAsia="宋体"/>
        </w:rPr>
        <w:t>普通用户类</w:t>
      </w:r>
    </w:p>
    <w:p w14:paraId="5355D16B">
      <w:pPr>
        <w:spacing w:line="360" w:lineRule="auto"/>
        <w:rPr>
          <w:rFonts w:hint="eastAsia" w:ascii="宋体" w:hAnsi="宋体" w:eastAsia="宋体"/>
        </w:rPr>
      </w:pPr>
      <w:r>
        <w:rPr>
          <w:rFonts w:ascii="宋体" w:hAnsi="宋体" w:eastAsia="宋体"/>
        </w:rPr>
        <w:t>数据层：</w:t>
      </w:r>
      <w:r>
        <w:rPr>
          <w:rFonts w:hint="eastAsia" w:ascii="宋体" w:hAnsi="宋体" w:eastAsia="宋体"/>
        </w:rPr>
        <w:t>Ord</w:t>
      </w:r>
      <w:r>
        <w:rPr>
          <w:rFonts w:ascii="宋体" w:hAnsi="宋体" w:eastAsia="宋体"/>
        </w:rPr>
        <w:t xml:space="preserve">inaryUser.dat </w:t>
      </w:r>
      <w:r>
        <w:rPr>
          <w:rFonts w:hint="eastAsia" w:ascii="宋体" w:hAnsi="宋体" w:eastAsia="宋体"/>
        </w:rPr>
        <w:t>普通用</w:t>
      </w:r>
      <w:r>
        <w:rPr>
          <w:rFonts w:ascii="宋体" w:hAnsi="宋体" w:eastAsia="宋体"/>
        </w:rPr>
        <w:t>户信息表</w:t>
      </w:r>
    </w:p>
    <w:p w14:paraId="1E4FC7B2">
      <w:pPr>
        <w:spacing w:line="360" w:lineRule="auto"/>
        <w:rPr>
          <w:rFonts w:hint="eastAsia" w:ascii="宋体" w:hAnsi="宋体" w:eastAsia="宋体"/>
        </w:rPr>
      </w:pPr>
    </w:p>
    <w:p w14:paraId="75ACB8A0">
      <w:pPr>
        <w:pStyle w:val="5"/>
        <w:rPr>
          <w:rFonts w:hint="eastAsia" w:ascii="宋体" w:hAnsi="宋体"/>
          <w:szCs w:val="21"/>
        </w:rPr>
      </w:pPr>
      <w:r>
        <w:rPr>
          <w:rFonts w:ascii="宋体" w:hAnsi="宋体"/>
          <w:szCs w:val="21"/>
        </w:rPr>
        <w:t>4.3对</w:t>
      </w:r>
      <w:r>
        <w:rPr>
          <w:rFonts w:hint="eastAsia" w:ascii="宋体" w:hAnsi="宋体"/>
          <w:szCs w:val="21"/>
        </w:rPr>
        <w:t>CatInformation</w:t>
      </w:r>
      <w:r>
        <w:rPr>
          <w:rFonts w:ascii="宋体" w:hAnsi="宋体"/>
          <w:szCs w:val="21"/>
        </w:rPr>
        <w:t>类的三层划分</w:t>
      </w:r>
    </w:p>
    <w:p w14:paraId="7E33BE78">
      <w:pPr>
        <w:spacing w:line="360" w:lineRule="auto"/>
        <w:rPr>
          <w:rFonts w:hint="eastAsia" w:ascii="宋体" w:hAnsi="宋体" w:eastAsia="宋体"/>
        </w:rPr>
      </w:pPr>
      <w:r>
        <w:rPr>
          <w:rFonts w:ascii="宋体" w:hAnsi="宋体" w:eastAsia="宋体"/>
        </w:rPr>
        <w:t>界面层：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074E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21EF49C">
            <w:pPr>
              <w:spacing w:line="360" w:lineRule="auto"/>
              <w:jc w:val="center"/>
              <w:rPr>
                <w:rFonts w:hint="eastAsia" w:ascii="宋体" w:hAnsi="宋体" w:eastAsia="宋体"/>
              </w:rPr>
            </w:pPr>
            <w:r>
              <w:rPr>
                <w:rFonts w:ascii="宋体" w:hAnsi="宋体" w:eastAsia="宋体"/>
              </w:rPr>
              <w:t>名称</w:t>
            </w:r>
          </w:p>
        </w:tc>
        <w:tc>
          <w:tcPr>
            <w:tcW w:w="4117" w:type="dxa"/>
          </w:tcPr>
          <w:p w14:paraId="189AD79F">
            <w:pPr>
              <w:spacing w:line="360" w:lineRule="auto"/>
              <w:jc w:val="center"/>
              <w:rPr>
                <w:rFonts w:hint="eastAsia" w:ascii="宋体" w:hAnsi="宋体" w:eastAsia="宋体"/>
              </w:rPr>
            </w:pPr>
            <w:r>
              <w:rPr>
                <w:rFonts w:ascii="宋体" w:hAnsi="宋体" w:eastAsia="宋体"/>
              </w:rPr>
              <w:t>描述</w:t>
            </w:r>
          </w:p>
        </w:tc>
      </w:tr>
      <w:tr w14:paraId="7E5D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F22EAC9">
            <w:pPr>
              <w:spacing w:line="360" w:lineRule="auto"/>
              <w:rPr>
                <w:rFonts w:hint="eastAsia" w:ascii="宋体" w:hAnsi="宋体" w:eastAsia="宋体"/>
              </w:rPr>
            </w:pPr>
            <w:r>
              <w:rPr>
                <w:rFonts w:hint="eastAsia" w:ascii="宋体" w:hAnsi="宋体" w:eastAsia="宋体"/>
              </w:rPr>
              <w:t>catInformation</w:t>
            </w:r>
            <w:r>
              <w:rPr>
                <w:rFonts w:ascii="宋体" w:hAnsi="宋体" w:eastAsia="宋体"/>
              </w:rPr>
              <w:t>.html</w:t>
            </w:r>
          </w:p>
        </w:tc>
        <w:tc>
          <w:tcPr>
            <w:tcW w:w="4117" w:type="dxa"/>
          </w:tcPr>
          <w:p w14:paraId="29961982">
            <w:pPr>
              <w:spacing w:line="360" w:lineRule="auto"/>
              <w:rPr>
                <w:rFonts w:hint="eastAsia" w:ascii="宋体" w:hAnsi="宋体" w:eastAsia="宋体"/>
              </w:rPr>
            </w:pPr>
            <w:r>
              <w:rPr>
                <w:rFonts w:hint="eastAsia" w:ascii="宋体" w:hAnsi="宋体" w:eastAsia="宋体"/>
              </w:rPr>
              <w:t>猫咪信息功能页面</w:t>
            </w:r>
          </w:p>
        </w:tc>
      </w:tr>
      <w:tr w14:paraId="6C32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B6E1CE3">
            <w:pPr>
              <w:spacing w:line="360" w:lineRule="auto"/>
              <w:rPr>
                <w:rFonts w:hint="eastAsia" w:ascii="宋体" w:hAnsi="宋体" w:eastAsia="宋体"/>
              </w:rPr>
            </w:pPr>
            <w:r>
              <w:rPr>
                <w:rFonts w:hint="eastAsia" w:ascii="宋体" w:hAnsi="宋体" w:eastAsia="宋体"/>
              </w:rPr>
              <w:t>updateCatInformation</w:t>
            </w:r>
            <w:r>
              <w:rPr>
                <w:rFonts w:ascii="宋体" w:hAnsi="宋体" w:eastAsia="宋体"/>
              </w:rPr>
              <w:t>.html</w:t>
            </w:r>
          </w:p>
        </w:tc>
        <w:tc>
          <w:tcPr>
            <w:tcW w:w="4117" w:type="dxa"/>
          </w:tcPr>
          <w:p w14:paraId="2A5724FB">
            <w:pPr>
              <w:spacing w:line="360" w:lineRule="auto"/>
              <w:rPr>
                <w:rFonts w:hint="eastAsia" w:ascii="宋体" w:hAnsi="宋体" w:eastAsia="宋体"/>
              </w:rPr>
            </w:pPr>
            <w:r>
              <w:rPr>
                <w:rFonts w:hint="eastAsia" w:ascii="宋体" w:hAnsi="宋体" w:eastAsia="宋体"/>
              </w:rPr>
              <w:t>更新猫咪信息页面</w:t>
            </w:r>
          </w:p>
        </w:tc>
      </w:tr>
      <w:tr w14:paraId="2EF7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6E47B31">
            <w:pPr>
              <w:spacing w:line="360" w:lineRule="auto"/>
              <w:rPr>
                <w:rFonts w:hint="eastAsia" w:ascii="宋体" w:hAnsi="宋体" w:eastAsia="宋体"/>
              </w:rPr>
            </w:pPr>
            <w:r>
              <w:rPr>
                <w:rFonts w:hint="eastAsia" w:ascii="宋体" w:hAnsi="宋体" w:eastAsia="宋体"/>
              </w:rPr>
              <w:t>addCatInformation</w:t>
            </w:r>
            <w:r>
              <w:rPr>
                <w:rFonts w:ascii="宋体" w:hAnsi="宋体" w:eastAsia="宋体"/>
              </w:rPr>
              <w:t>.html</w:t>
            </w:r>
          </w:p>
        </w:tc>
        <w:tc>
          <w:tcPr>
            <w:tcW w:w="4117" w:type="dxa"/>
          </w:tcPr>
          <w:p w14:paraId="6656E762">
            <w:pPr>
              <w:spacing w:line="360" w:lineRule="auto"/>
              <w:rPr>
                <w:rFonts w:hint="eastAsia" w:ascii="宋体" w:hAnsi="宋体" w:eastAsia="宋体"/>
              </w:rPr>
            </w:pPr>
            <w:r>
              <w:rPr>
                <w:rFonts w:hint="eastAsia" w:ascii="宋体" w:hAnsi="宋体" w:eastAsia="宋体"/>
              </w:rPr>
              <w:t>增加猫咪页面</w:t>
            </w:r>
          </w:p>
        </w:tc>
      </w:tr>
      <w:tr w14:paraId="3CAF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7013BCC">
            <w:pPr>
              <w:spacing w:line="360" w:lineRule="auto"/>
              <w:rPr>
                <w:rFonts w:hint="eastAsia" w:ascii="宋体" w:hAnsi="宋体" w:eastAsia="宋体"/>
              </w:rPr>
            </w:pPr>
            <w:r>
              <w:rPr>
                <w:rFonts w:hint="eastAsia" w:ascii="宋体" w:hAnsi="宋体" w:eastAsia="宋体"/>
              </w:rPr>
              <w:t>deleteCatInformation</w:t>
            </w:r>
            <w:r>
              <w:rPr>
                <w:rFonts w:ascii="宋体" w:hAnsi="宋体" w:eastAsia="宋体"/>
              </w:rPr>
              <w:t>.html</w:t>
            </w:r>
          </w:p>
        </w:tc>
        <w:tc>
          <w:tcPr>
            <w:tcW w:w="4117" w:type="dxa"/>
          </w:tcPr>
          <w:p w14:paraId="355FF10E">
            <w:pPr>
              <w:spacing w:line="360" w:lineRule="auto"/>
              <w:rPr>
                <w:rFonts w:hint="eastAsia" w:ascii="宋体" w:hAnsi="宋体" w:eastAsia="宋体"/>
              </w:rPr>
            </w:pPr>
            <w:r>
              <w:rPr>
                <w:rFonts w:hint="eastAsia" w:ascii="宋体" w:hAnsi="宋体" w:eastAsia="宋体"/>
              </w:rPr>
              <w:t>删除猫咪信息界面</w:t>
            </w:r>
          </w:p>
        </w:tc>
      </w:tr>
      <w:tr w14:paraId="07E6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02DE26A">
            <w:pPr>
              <w:spacing w:line="360" w:lineRule="auto"/>
              <w:rPr>
                <w:rFonts w:hint="eastAsia" w:ascii="宋体" w:hAnsi="宋体" w:eastAsia="宋体"/>
              </w:rPr>
            </w:pPr>
            <w:r>
              <w:rPr>
                <w:rFonts w:hint="eastAsia" w:ascii="宋体" w:hAnsi="宋体" w:eastAsia="宋体"/>
              </w:rPr>
              <w:t>Search</w:t>
            </w:r>
            <w:r>
              <w:rPr>
                <w:rFonts w:hint="eastAsia" w:ascii="宋体" w:hAnsi="宋体"/>
                <w:szCs w:val="21"/>
              </w:rPr>
              <w:t>CatInformation.html</w:t>
            </w:r>
          </w:p>
        </w:tc>
        <w:tc>
          <w:tcPr>
            <w:tcW w:w="4117" w:type="dxa"/>
          </w:tcPr>
          <w:p w14:paraId="6B53C629">
            <w:pPr>
              <w:spacing w:line="360" w:lineRule="auto"/>
              <w:rPr>
                <w:rFonts w:hint="eastAsia" w:ascii="宋体" w:hAnsi="宋体" w:eastAsia="宋体"/>
              </w:rPr>
            </w:pPr>
            <w:r>
              <w:rPr>
                <w:rFonts w:hint="eastAsia" w:ascii="宋体" w:hAnsi="宋体" w:eastAsia="宋体"/>
              </w:rPr>
              <w:t>查询猫咪信息页面</w:t>
            </w:r>
          </w:p>
        </w:tc>
      </w:tr>
      <w:tr w14:paraId="0F7B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DE53586">
            <w:pPr>
              <w:spacing w:line="360" w:lineRule="auto"/>
              <w:rPr>
                <w:rFonts w:hint="eastAsia" w:ascii="宋体" w:hAnsi="宋体" w:eastAsia="宋体"/>
              </w:rPr>
            </w:pPr>
            <w:r>
              <w:rPr>
                <w:rFonts w:hint="eastAsia" w:ascii="宋体" w:hAnsi="宋体" w:eastAsia="宋体"/>
              </w:rPr>
              <w:t>Display</w:t>
            </w:r>
            <w:r>
              <w:rPr>
                <w:rFonts w:hint="eastAsia" w:ascii="宋体" w:hAnsi="宋体"/>
                <w:szCs w:val="21"/>
              </w:rPr>
              <w:t>CatInformation.html</w:t>
            </w:r>
          </w:p>
        </w:tc>
        <w:tc>
          <w:tcPr>
            <w:tcW w:w="4117" w:type="dxa"/>
          </w:tcPr>
          <w:p w14:paraId="7D430747">
            <w:pPr>
              <w:spacing w:line="360" w:lineRule="auto"/>
              <w:rPr>
                <w:rFonts w:hint="eastAsia" w:ascii="宋体" w:hAnsi="宋体" w:eastAsia="宋体"/>
              </w:rPr>
            </w:pPr>
            <w:r>
              <w:rPr>
                <w:rFonts w:hint="eastAsia" w:ascii="宋体" w:hAnsi="宋体" w:eastAsia="宋体"/>
              </w:rPr>
              <w:t>猫咪详情页面</w:t>
            </w:r>
          </w:p>
        </w:tc>
      </w:tr>
      <w:tr w14:paraId="1E4F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530EE18">
            <w:pPr>
              <w:spacing w:line="360" w:lineRule="auto"/>
              <w:rPr>
                <w:rFonts w:hint="eastAsia" w:ascii="宋体" w:hAnsi="宋体" w:eastAsia="宋体"/>
              </w:rPr>
            </w:pPr>
            <w:r>
              <w:rPr>
                <w:rFonts w:hint="eastAsia" w:ascii="宋体" w:hAnsi="宋体" w:eastAsia="宋体"/>
              </w:rPr>
              <w:t>Managecat.html</w:t>
            </w:r>
          </w:p>
        </w:tc>
        <w:tc>
          <w:tcPr>
            <w:tcW w:w="4117" w:type="dxa"/>
          </w:tcPr>
          <w:p w14:paraId="412AB42F">
            <w:pPr>
              <w:spacing w:line="360" w:lineRule="auto"/>
              <w:rPr>
                <w:rFonts w:hint="eastAsia" w:ascii="宋体" w:hAnsi="宋体" w:eastAsia="宋体"/>
              </w:rPr>
            </w:pPr>
            <w:r>
              <w:rPr>
                <w:rFonts w:hint="eastAsia" w:ascii="宋体" w:hAnsi="宋体" w:eastAsia="宋体"/>
              </w:rPr>
              <w:t>管理猫咪信息页面</w:t>
            </w:r>
          </w:p>
        </w:tc>
      </w:tr>
    </w:tbl>
    <w:p w14:paraId="61A49693">
      <w:pPr>
        <w:spacing w:line="360" w:lineRule="auto"/>
        <w:rPr>
          <w:rFonts w:hint="eastAsia" w:ascii="宋体" w:hAnsi="宋体" w:eastAsia="宋体"/>
        </w:rPr>
      </w:pPr>
      <w:r>
        <w:rPr>
          <w:rFonts w:ascii="宋体" w:hAnsi="宋体" w:eastAsia="宋体"/>
        </w:rPr>
        <w:t>事务层：</w:t>
      </w:r>
      <w:r>
        <w:rPr>
          <w:rFonts w:hint="eastAsia" w:ascii="宋体" w:hAnsi="宋体"/>
          <w:szCs w:val="21"/>
        </w:rPr>
        <w:t>CatInformation</w:t>
      </w:r>
      <w:r>
        <w:rPr>
          <w:rFonts w:ascii="宋体" w:hAnsi="宋体" w:eastAsia="宋体"/>
        </w:rPr>
        <w:t xml:space="preserve">.java </w:t>
      </w:r>
      <w:r>
        <w:rPr>
          <w:rFonts w:hint="eastAsia" w:ascii="宋体" w:hAnsi="宋体" w:eastAsia="宋体"/>
        </w:rPr>
        <w:t>猫咪信息类</w:t>
      </w:r>
    </w:p>
    <w:p w14:paraId="023180AA">
      <w:pPr>
        <w:spacing w:line="360" w:lineRule="auto"/>
        <w:rPr>
          <w:rFonts w:hint="eastAsia" w:ascii="宋体" w:hAnsi="宋体" w:eastAsia="宋体"/>
        </w:rPr>
      </w:pPr>
      <w:r>
        <w:rPr>
          <w:rFonts w:ascii="宋体" w:hAnsi="宋体" w:eastAsia="宋体"/>
        </w:rPr>
        <w:t>数据层：</w:t>
      </w:r>
      <w:r>
        <w:rPr>
          <w:rFonts w:hint="eastAsia" w:ascii="宋体" w:hAnsi="宋体"/>
          <w:szCs w:val="21"/>
        </w:rPr>
        <w:t>CatInformation</w:t>
      </w:r>
      <w:r>
        <w:rPr>
          <w:rFonts w:ascii="宋体" w:hAnsi="宋体" w:eastAsia="宋体"/>
        </w:rPr>
        <w:t xml:space="preserve">.dat </w:t>
      </w:r>
      <w:r>
        <w:rPr>
          <w:rFonts w:hint="eastAsia" w:ascii="宋体" w:hAnsi="宋体" w:eastAsia="宋体"/>
        </w:rPr>
        <w:t>信息表</w:t>
      </w:r>
    </w:p>
    <w:p w14:paraId="4021A584">
      <w:pPr>
        <w:tabs>
          <w:tab w:val="left" w:pos="896"/>
        </w:tabs>
        <w:rPr>
          <w:rFonts w:hint="eastAsia" w:ascii="宋体" w:hAnsi="宋体" w:eastAsia="宋体"/>
        </w:rPr>
      </w:pPr>
    </w:p>
    <w:p w14:paraId="65D795CA">
      <w:pPr>
        <w:pStyle w:val="5"/>
        <w:rPr>
          <w:rFonts w:hint="eastAsia" w:ascii="宋体" w:hAnsi="宋体"/>
          <w:szCs w:val="21"/>
        </w:rPr>
      </w:pPr>
      <w:r>
        <w:rPr>
          <w:rFonts w:ascii="宋体" w:hAnsi="宋体"/>
          <w:szCs w:val="21"/>
        </w:rPr>
        <w:t>4.4对</w:t>
      </w:r>
      <w:r>
        <w:rPr>
          <w:rFonts w:hint="eastAsia" w:ascii="宋体" w:hAnsi="宋体"/>
          <w:szCs w:val="21"/>
        </w:rPr>
        <w:t>Product</w:t>
      </w:r>
      <w:r>
        <w:rPr>
          <w:rFonts w:ascii="宋体" w:hAnsi="宋体"/>
          <w:szCs w:val="21"/>
        </w:rPr>
        <w:t>类的三层划分</w:t>
      </w:r>
    </w:p>
    <w:p w14:paraId="1A9A5940">
      <w:pPr>
        <w:spacing w:line="360" w:lineRule="auto"/>
        <w:rPr>
          <w:rFonts w:hint="eastAsia" w:ascii="宋体" w:hAnsi="宋体" w:eastAsia="宋体"/>
        </w:rPr>
      </w:pPr>
      <w:r>
        <w:rPr>
          <w:rFonts w:ascii="宋体" w:hAnsi="宋体" w:eastAsia="宋体"/>
        </w:rPr>
        <w:t>界面层：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45E8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E5EB12F">
            <w:pPr>
              <w:spacing w:line="360" w:lineRule="auto"/>
              <w:jc w:val="center"/>
              <w:rPr>
                <w:rFonts w:hint="eastAsia" w:ascii="宋体" w:hAnsi="宋体" w:eastAsia="宋体"/>
              </w:rPr>
            </w:pPr>
            <w:r>
              <w:rPr>
                <w:rFonts w:ascii="宋体" w:hAnsi="宋体" w:eastAsia="宋体"/>
              </w:rPr>
              <w:t>名称</w:t>
            </w:r>
          </w:p>
        </w:tc>
        <w:tc>
          <w:tcPr>
            <w:tcW w:w="3958" w:type="dxa"/>
          </w:tcPr>
          <w:p w14:paraId="01C0361D">
            <w:pPr>
              <w:spacing w:line="360" w:lineRule="auto"/>
              <w:jc w:val="center"/>
              <w:rPr>
                <w:rFonts w:hint="eastAsia" w:ascii="宋体" w:hAnsi="宋体" w:eastAsia="宋体"/>
              </w:rPr>
            </w:pPr>
            <w:r>
              <w:rPr>
                <w:rFonts w:ascii="宋体" w:hAnsi="宋体" w:eastAsia="宋体"/>
              </w:rPr>
              <w:t>描述</w:t>
            </w:r>
          </w:p>
        </w:tc>
      </w:tr>
      <w:tr w14:paraId="7B33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0992A97C">
            <w:pPr>
              <w:spacing w:line="360" w:lineRule="auto"/>
              <w:rPr>
                <w:rFonts w:hint="eastAsia" w:ascii="宋体" w:hAnsi="宋体" w:eastAsia="宋体"/>
              </w:rPr>
            </w:pPr>
            <w:r>
              <w:rPr>
                <w:rFonts w:hint="eastAsia" w:ascii="宋体" w:hAnsi="宋体"/>
                <w:szCs w:val="21"/>
              </w:rPr>
              <w:t>Product</w:t>
            </w:r>
            <w:r>
              <w:rPr>
                <w:rFonts w:ascii="宋体" w:hAnsi="宋体" w:eastAsia="宋体"/>
              </w:rPr>
              <w:t>.html</w:t>
            </w:r>
          </w:p>
        </w:tc>
        <w:tc>
          <w:tcPr>
            <w:tcW w:w="3958" w:type="dxa"/>
          </w:tcPr>
          <w:p w14:paraId="5A7CA787">
            <w:pPr>
              <w:spacing w:line="360" w:lineRule="auto"/>
              <w:rPr>
                <w:rFonts w:hint="eastAsia" w:ascii="宋体" w:hAnsi="宋体" w:eastAsia="宋体"/>
              </w:rPr>
            </w:pPr>
            <w:r>
              <w:rPr>
                <w:rFonts w:hint="eastAsia" w:ascii="宋体" w:hAnsi="宋体" w:eastAsia="宋体"/>
              </w:rPr>
              <w:t>商品管理页面</w:t>
            </w:r>
          </w:p>
        </w:tc>
      </w:tr>
      <w:tr w14:paraId="1B6E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0CCDA1D6">
            <w:pPr>
              <w:spacing w:line="360" w:lineRule="auto"/>
              <w:rPr>
                <w:rFonts w:hint="eastAsia" w:ascii="宋体" w:hAnsi="宋体" w:eastAsia="宋体"/>
              </w:rPr>
            </w:pPr>
            <w:r>
              <w:rPr>
                <w:rFonts w:hint="eastAsia" w:ascii="宋体" w:hAnsi="宋体" w:eastAsia="宋体"/>
              </w:rPr>
              <w:t>update</w:t>
            </w:r>
            <w:r>
              <w:rPr>
                <w:rFonts w:hint="eastAsia" w:ascii="宋体" w:hAnsi="宋体"/>
                <w:szCs w:val="21"/>
              </w:rPr>
              <w:t>Product</w:t>
            </w:r>
            <w:r>
              <w:rPr>
                <w:rFonts w:ascii="宋体" w:hAnsi="宋体" w:eastAsia="宋体"/>
              </w:rPr>
              <w:t>.html</w:t>
            </w:r>
          </w:p>
        </w:tc>
        <w:tc>
          <w:tcPr>
            <w:tcW w:w="3958" w:type="dxa"/>
          </w:tcPr>
          <w:p w14:paraId="47C63F12">
            <w:pPr>
              <w:spacing w:line="360" w:lineRule="auto"/>
              <w:rPr>
                <w:rFonts w:hint="eastAsia" w:ascii="宋体" w:hAnsi="宋体" w:eastAsia="宋体"/>
              </w:rPr>
            </w:pPr>
            <w:r>
              <w:rPr>
                <w:rFonts w:hint="eastAsia" w:ascii="宋体" w:hAnsi="宋体" w:eastAsia="宋体"/>
              </w:rPr>
              <w:t>更新商品信息页面</w:t>
            </w:r>
          </w:p>
        </w:tc>
      </w:tr>
      <w:tr w14:paraId="0A71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779C836F">
            <w:pPr>
              <w:spacing w:line="360" w:lineRule="auto"/>
              <w:rPr>
                <w:rFonts w:hint="eastAsia" w:ascii="宋体" w:hAnsi="宋体" w:eastAsia="宋体"/>
              </w:rPr>
            </w:pPr>
            <w:r>
              <w:rPr>
                <w:rFonts w:hint="eastAsia" w:ascii="宋体" w:hAnsi="宋体" w:eastAsia="宋体"/>
              </w:rPr>
              <w:t>add</w:t>
            </w:r>
            <w:r>
              <w:rPr>
                <w:rFonts w:hint="eastAsia" w:ascii="宋体" w:hAnsi="宋体"/>
                <w:szCs w:val="21"/>
              </w:rPr>
              <w:t>Product</w:t>
            </w:r>
            <w:r>
              <w:rPr>
                <w:rFonts w:ascii="宋体" w:hAnsi="宋体" w:eastAsia="宋体"/>
              </w:rPr>
              <w:t>.html</w:t>
            </w:r>
          </w:p>
        </w:tc>
        <w:tc>
          <w:tcPr>
            <w:tcW w:w="3958" w:type="dxa"/>
          </w:tcPr>
          <w:p w14:paraId="4A6B1E2D">
            <w:pPr>
              <w:spacing w:line="360" w:lineRule="auto"/>
              <w:rPr>
                <w:rFonts w:hint="eastAsia" w:ascii="宋体" w:hAnsi="宋体" w:eastAsia="宋体"/>
              </w:rPr>
            </w:pPr>
            <w:r>
              <w:rPr>
                <w:rFonts w:hint="eastAsia" w:ascii="宋体" w:hAnsi="宋体" w:eastAsia="宋体"/>
              </w:rPr>
              <w:t>上架商品页面</w:t>
            </w:r>
          </w:p>
        </w:tc>
      </w:tr>
      <w:tr w14:paraId="35A9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41D72885">
            <w:pPr>
              <w:spacing w:line="360" w:lineRule="auto"/>
              <w:rPr>
                <w:rFonts w:hint="eastAsia" w:ascii="宋体" w:hAnsi="宋体" w:eastAsia="宋体"/>
              </w:rPr>
            </w:pPr>
            <w:r>
              <w:rPr>
                <w:rFonts w:hint="eastAsia" w:ascii="宋体" w:hAnsi="宋体" w:eastAsia="宋体"/>
              </w:rPr>
              <w:t>delete</w:t>
            </w:r>
            <w:r>
              <w:rPr>
                <w:rFonts w:hint="eastAsia" w:ascii="宋体" w:hAnsi="宋体"/>
                <w:szCs w:val="21"/>
              </w:rPr>
              <w:t>Product</w:t>
            </w:r>
            <w:r>
              <w:rPr>
                <w:rFonts w:ascii="宋体" w:hAnsi="宋体" w:eastAsia="宋体"/>
              </w:rPr>
              <w:t>.html</w:t>
            </w:r>
          </w:p>
        </w:tc>
        <w:tc>
          <w:tcPr>
            <w:tcW w:w="3958" w:type="dxa"/>
          </w:tcPr>
          <w:p w14:paraId="763A4D01">
            <w:pPr>
              <w:spacing w:line="360" w:lineRule="auto"/>
              <w:rPr>
                <w:rFonts w:hint="eastAsia" w:ascii="宋体" w:hAnsi="宋体" w:eastAsia="宋体"/>
              </w:rPr>
            </w:pPr>
            <w:r>
              <w:rPr>
                <w:rFonts w:hint="eastAsia" w:ascii="宋体" w:hAnsi="宋体" w:eastAsia="宋体"/>
              </w:rPr>
              <w:t>删除商品页面</w:t>
            </w:r>
          </w:p>
        </w:tc>
      </w:tr>
      <w:tr w14:paraId="5ECC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3515A4E0">
            <w:pPr>
              <w:spacing w:line="360" w:lineRule="auto"/>
              <w:rPr>
                <w:rFonts w:hint="eastAsia" w:ascii="宋体" w:hAnsi="宋体" w:eastAsia="宋体"/>
              </w:rPr>
            </w:pPr>
            <w:r>
              <w:rPr>
                <w:rFonts w:hint="eastAsia" w:ascii="宋体" w:hAnsi="宋体" w:eastAsia="宋体"/>
              </w:rPr>
              <w:t>Search</w:t>
            </w:r>
            <w:r>
              <w:rPr>
                <w:rFonts w:hint="eastAsia" w:ascii="宋体" w:hAnsi="宋体"/>
                <w:szCs w:val="21"/>
              </w:rPr>
              <w:t>Product</w:t>
            </w:r>
            <w:r>
              <w:rPr>
                <w:rFonts w:ascii="宋体" w:hAnsi="宋体" w:eastAsia="宋体"/>
              </w:rPr>
              <w:t>.html</w:t>
            </w:r>
          </w:p>
        </w:tc>
        <w:tc>
          <w:tcPr>
            <w:tcW w:w="3958" w:type="dxa"/>
          </w:tcPr>
          <w:p w14:paraId="1A62E3DE">
            <w:pPr>
              <w:spacing w:line="360" w:lineRule="auto"/>
              <w:rPr>
                <w:rFonts w:hint="eastAsia" w:ascii="宋体" w:hAnsi="宋体" w:eastAsia="宋体"/>
              </w:rPr>
            </w:pPr>
            <w:r>
              <w:rPr>
                <w:rFonts w:hint="eastAsia" w:ascii="宋体" w:hAnsi="宋体" w:eastAsia="宋体"/>
              </w:rPr>
              <w:t>查询商品页面</w:t>
            </w:r>
          </w:p>
        </w:tc>
      </w:tr>
      <w:tr w14:paraId="36E2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669E8FF7">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szCs w:val="21"/>
              </w:rPr>
              <w:t>Product</w:t>
            </w:r>
            <w:r>
              <w:rPr>
                <w:rFonts w:ascii="宋体" w:hAnsi="宋体" w:eastAsia="宋体"/>
              </w:rPr>
              <w:t>.html</w:t>
            </w:r>
          </w:p>
        </w:tc>
        <w:tc>
          <w:tcPr>
            <w:tcW w:w="3958" w:type="dxa"/>
          </w:tcPr>
          <w:p w14:paraId="6C05D5AA">
            <w:pPr>
              <w:spacing w:line="360" w:lineRule="auto"/>
              <w:rPr>
                <w:rFonts w:hint="eastAsia" w:ascii="宋体" w:hAnsi="宋体" w:eastAsia="宋体"/>
              </w:rPr>
            </w:pPr>
            <w:r>
              <w:rPr>
                <w:rFonts w:hint="eastAsia" w:ascii="宋体" w:hAnsi="宋体" w:eastAsia="宋体"/>
              </w:rPr>
              <w:t>商品详情页面</w:t>
            </w:r>
          </w:p>
        </w:tc>
      </w:tr>
      <w:tr w14:paraId="5284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33033A39">
            <w:pPr>
              <w:spacing w:line="360" w:lineRule="auto"/>
              <w:rPr>
                <w:rFonts w:hint="eastAsia" w:ascii="宋体" w:hAnsi="宋体" w:eastAsia="宋体"/>
              </w:rPr>
            </w:pPr>
            <w:r>
              <w:rPr>
                <w:rFonts w:hint="eastAsia" w:ascii="宋体" w:hAnsi="宋体" w:eastAsia="宋体"/>
              </w:rPr>
              <w:t>manageProduct.html</w:t>
            </w:r>
          </w:p>
        </w:tc>
        <w:tc>
          <w:tcPr>
            <w:tcW w:w="3958" w:type="dxa"/>
          </w:tcPr>
          <w:p w14:paraId="1DDD6BFC">
            <w:pPr>
              <w:spacing w:line="360" w:lineRule="auto"/>
              <w:rPr>
                <w:rFonts w:hint="eastAsia" w:ascii="宋体" w:hAnsi="宋体" w:eastAsia="宋体"/>
              </w:rPr>
            </w:pPr>
            <w:r>
              <w:rPr>
                <w:rFonts w:hint="eastAsia" w:ascii="宋体" w:hAnsi="宋体" w:eastAsia="宋体"/>
              </w:rPr>
              <w:t>管理商品页面</w:t>
            </w:r>
          </w:p>
        </w:tc>
      </w:tr>
    </w:tbl>
    <w:p w14:paraId="3AE7AA36">
      <w:pPr>
        <w:spacing w:line="360" w:lineRule="auto"/>
        <w:rPr>
          <w:rFonts w:hint="eastAsia" w:ascii="宋体" w:hAnsi="宋体" w:eastAsia="宋体"/>
        </w:rPr>
      </w:pPr>
      <w:r>
        <w:rPr>
          <w:rFonts w:ascii="宋体" w:hAnsi="宋体" w:eastAsia="宋体"/>
        </w:rPr>
        <w:t>事务层：</w:t>
      </w:r>
      <w:r>
        <w:rPr>
          <w:rFonts w:hint="eastAsia" w:ascii="宋体" w:hAnsi="宋体"/>
          <w:szCs w:val="21"/>
        </w:rPr>
        <w:t>Product</w:t>
      </w:r>
      <w:r>
        <w:rPr>
          <w:rFonts w:ascii="宋体" w:hAnsi="宋体" w:eastAsia="宋体"/>
        </w:rPr>
        <w:t xml:space="preserve">.java </w:t>
      </w:r>
      <w:r>
        <w:rPr>
          <w:rFonts w:hint="eastAsia" w:ascii="宋体" w:hAnsi="宋体" w:eastAsia="宋体"/>
        </w:rPr>
        <w:t>商品类</w:t>
      </w:r>
    </w:p>
    <w:p w14:paraId="6479BFBE">
      <w:pPr>
        <w:spacing w:line="360" w:lineRule="auto"/>
        <w:rPr>
          <w:rFonts w:hint="eastAsia" w:ascii="宋体" w:hAnsi="宋体" w:eastAsia="宋体"/>
        </w:rPr>
      </w:pPr>
      <w:r>
        <w:rPr>
          <w:rFonts w:ascii="宋体" w:hAnsi="宋体" w:eastAsia="宋体"/>
        </w:rPr>
        <w:t>数据层：</w:t>
      </w:r>
      <w:r>
        <w:rPr>
          <w:rFonts w:hint="eastAsia" w:ascii="宋体" w:hAnsi="宋体"/>
          <w:szCs w:val="21"/>
        </w:rPr>
        <w:t>Product</w:t>
      </w:r>
      <w:r>
        <w:rPr>
          <w:rFonts w:ascii="宋体" w:hAnsi="宋体" w:eastAsia="宋体"/>
        </w:rPr>
        <w:t xml:space="preserve">.dat </w:t>
      </w:r>
      <w:r>
        <w:rPr>
          <w:rFonts w:hint="eastAsia" w:ascii="宋体" w:hAnsi="宋体" w:eastAsia="宋体"/>
        </w:rPr>
        <w:t>商品信息表</w:t>
      </w:r>
    </w:p>
    <w:p w14:paraId="2DBDCBF8">
      <w:pPr>
        <w:rPr>
          <w:rFonts w:hint="eastAsia" w:ascii="宋体" w:hAnsi="宋体" w:eastAsia="宋体"/>
        </w:rPr>
      </w:pPr>
    </w:p>
    <w:p w14:paraId="6546AACE">
      <w:pPr>
        <w:pStyle w:val="5"/>
        <w:rPr>
          <w:rFonts w:hint="eastAsia" w:ascii="宋体" w:hAnsi="宋体"/>
          <w:szCs w:val="21"/>
        </w:rPr>
      </w:pPr>
      <w:r>
        <w:rPr>
          <w:rFonts w:ascii="宋体" w:hAnsi="宋体"/>
          <w:szCs w:val="21"/>
        </w:rPr>
        <w:t>4.5对</w:t>
      </w:r>
      <w:r>
        <w:rPr>
          <w:rFonts w:hint="eastAsia" w:ascii="宋体" w:hAnsi="宋体"/>
          <w:szCs w:val="21"/>
        </w:rPr>
        <w:t>Order</w:t>
      </w:r>
      <w:r>
        <w:rPr>
          <w:rFonts w:ascii="宋体" w:hAnsi="宋体"/>
          <w:szCs w:val="21"/>
        </w:rPr>
        <w:t>类的三层划分</w:t>
      </w:r>
    </w:p>
    <w:p w14:paraId="63138623">
      <w:pPr>
        <w:spacing w:line="360" w:lineRule="auto"/>
        <w:rPr>
          <w:rFonts w:hint="eastAsia" w:ascii="宋体" w:hAnsi="宋体" w:eastAsia="宋体"/>
        </w:rPr>
      </w:pPr>
      <w:r>
        <w:rPr>
          <w:rFonts w:hint="eastAsia" w:ascii="宋体" w:hAnsi="宋体" w:eastAsia="宋体"/>
        </w:rPr>
        <w:t>界面层：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E98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F0DDCBB">
            <w:pPr>
              <w:spacing w:line="360" w:lineRule="auto"/>
              <w:jc w:val="center"/>
              <w:rPr>
                <w:rFonts w:hint="eastAsia" w:ascii="宋体" w:hAnsi="宋体" w:eastAsia="宋体"/>
              </w:rPr>
            </w:pPr>
            <w:r>
              <w:rPr>
                <w:rFonts w:ascii="宋体" w:hAnsi="宋体" w:eastAsia="宋体"/>
              </w:rPr>
              <w:t>名称</w:t>
            </w:r>
          </w:p>
        </w:tc>
        <w:tc>
          <w:tcPr>
            <w:tcW w:w="4117" w:type="dxa"/>
          </w:tcPr>
          <w:p w14:paraId="51D9E0FA">
            <w:pPr>
              <w:spacing w:line="360" w:lineRule="auto"/>
              <w:jc w:val="center"/>
              <w:rPr>
                <w:rFonts w:hint="eastAsia" w:ascii="宋体" w:hAnsi="宋体" w:eastAsia="宋体"/>
              </w:rPr>
            </w:pPr>
            <w:r>
              <w:rPr>
                <w:rFonts w:ascii="宋体" w:hAnsi="宋体" w:eastAsia="宋体"/>
              </w:rPr>
              <w:t>描述</w:t>
            </w:r>
          </w:p>
        </w:tc>
      </w:tr>
      <w:tr w14:paraId="5A47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3DD8823">
            <w:pPr>
              <w:spacing w:line="360" w:lineRule="auto"/>
              <w:rPr>
                <w:rFonts w:hint="eastAsia" w:ascii="宋体" w:hAnsi="宋体" w:eastAsia="宋体"/>
              </w:rPr>
            </w:pPr>
            <w:r>
              <w:rPr>
                <w:rFonts w:hint="eastAsia" w:ascii="宋体" w:hAnsi="宋体" w:eastAsia="宋体"/>
              </w:rPr>
              <w:t>Add</w:t>
            </w:r>
            <w:r>
              <w:rPr>
                <w:rFonts w:hint="eastAsia" w:ascii="宋体" w:hAnsi="宋体"/>
                <w:szCs w:val="21"/>
              </w:rPr>
              <w:t>Order</w:t>
            </w:r>
            <w:r>
              <w:rPr>
                <w:rFonts w:ascii="宋体" w:hAnsi="宋体" w:eastAsia="宋体"/>
              </w:rPr>
              <w:t>.html</w:t>
            </w:r>
          </w:p>
        </w:tc>
        <w:tc>
          <w:tcPr>
            <w:tcW w:w="4117" w:type="dxa"/>
          </w:tcPr>
          <w:p w14:paraId="54BC63A1">
            <w:pPr>
              <w:spacing w:line="360" w:lineRule="auto"/>
              <w:rPr>
                <w:rFonts w:hint="eastAsia" w:ascii="宋体" w:hAnsi="宋体" w:eastAsia="宋体"/>
              </w:rPr>
            </w:pPr>
            <w:r>
              <w:rPr>
                <w:rFonts w:hint="eastAsia" w:ascii="宋体" w:hAnsi="宋体" w:eastAsia="宋体"/>
              </w:rPr>
              <w:t>发起订单</w:t>
            </w:r>
            <w:r>
              <w:rPr>
                <w:rFonts w:ascii="宋体" w:hAnsi="宋体" w:eastAsia="宋体"/>
              </w:rPr>
              <w:t>页面</w:t>
            </w:r>
          </w:p>
        </w:tc>
      </w:tr>
      <w:tr w14:paraId="502D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284A891">
            <w:pPr>
              <w:spacing w:line="360" w:lineRule="auto"/>
              <w:rPr>
                <w:rFonts w:hint="eastAsia" w:ascii="宋体" w:hAnsi="宋体" w:eastAsia="宋体"/>
              </w:rPr>
            </w:pPr>
            <w:r>
              <w:rPr>
                <w:rFonts w:hint="eastAsia" w:ascii="宋体" w:hAnsi="宋体" w:eastAsia="宋体"/>
              </w:rPr>
              <w:t>S</w:t>
            </w:r>
            <w:r>
              <w:rPr>
                <w:rFonts w:ascii="宋体" w:hAnsi="宋体" w:eastAsia="宋体"/>
              </w:rPr>
              <w:t>earch</w:t>
            </w:r>
            <w:r>
              <w:rPr>
                <w:rFonts w:hint="eastAsia" w:ascii="宋体" w:hAnsi="宋体"/>
                <w:szCs w:val="21"/>
              </w:rPr>
              <w:t>Order</w:t>
            </w:r>
            <w:r>
              <w:rPr>
                <w:rFonts w:ascii="宋体" w:hAnsi="宋体" w:eastAsia="宋体"/>
              </w:rPr>
              <w:t>.html</w:t>
            </w:r>
          </w:p>
        </w:tc>
        <w:tc>
          <w:tcPr>
            <w:tcW w:w="4117" w:type="dxa"/>
          </w:tcPr>
          <w:p w14:paraId="6643C01B">
            <w:pPr>
              <w:spacing w:line="360" w:lineRule="auto"/>
              <w:rPr>
                <w:rFonts w:hint="eastAsia" w:ascii="宋体" w:hAnsi="宋体" w:eastAsia="宋体"/>
              </w:rPr>
            </w:pPr>
            <w:r>
              <w:rPr>
                <w:rFonts w:hint="eastAsia" w:ascii="宋体" w:hAnsi="宋体" w:eastAsia="宋体"/>
              </w:rPr>
              <w:t>查询订单页面</w:t>
            </w:r>
          </w:p>
        </w:tc>
      </w:tr>
      <w:tr w14:paraId="5708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2A01E53">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szCs w:val="21"/>
              </w:rPr>
              <w:t>Order</w:t>
            </w:r>
            <w:r>
              <w:rPr>
                <w:rFonts w:ascii="宋体" w:hAnsi="宋体" w:eastAsia="宋体"/>
              </w:rPr>
              <w:t>.html</w:t>
            </w:r>
          </w:p>
        </w:tc>
        <w:tc>
          <w:tcPr>
            <w:tcW w:w="4117" w:type="dxa"/>
          </w:tcPr>
          <w:p w14:paraId="53B80E46">
            <w:pPr>
              <w:spacing w:line="360" w:lineRule="auto"/>
              <w:rPr>
                <w:rFonts w:hint="eastAsia" w:ascii="宋体" w:hAnsi="宋体" w:eastAsia="宋体"/>
              </w:rPr>
            </w:pPr>
            <w:r>
              <w:rPr>
                <w:rFonts w:hint="eastAsia" w:ascii="宋体" w:hAnsi="宋体" w:eastAsia="宋体"/>
              </w:rPr>
              <w:t>订单详情页面</w:t>
            </w:r>
          </w:p>
        </w:tc>
      </w:tr>
      <w:tr w14:paraId="7B79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99CB581">
            <w:pPr>
              <w:spacing w:line="360" w:lineRule="auto"/>
              <w:rPr>
                <w:rFonts w:hint="eastAsia" w:ascii="宋体" w:hAnsi="宋体" w:eastAsia="宋体"/>
              </w:rPr>
            </w:pPr>
            <w:r>
              <w:rPr>
                <w:rFonts w:hint="eastAsia" w:ascii="宋体" w:hAnsi="宋体" w:eastAsia="宋体"/>
              </w:rPr>
              <w:t>Delete</w:t>
            </w:r>
            <w:r>
              <w:rPr>
                <w:rFonts w:hint="eastAsia" w:ascii="宋体" w:hAnsi="宋体"/>
                <w:szCs w:val="21"/>
              </w:rPr>
              <w:t>Order</w:t>
            </w:r>
            <w:r>
              <w:rPr>
                <w:rFonts w:hint="eastAsia" w:ascii="宋体" w:hAnsi="宋体" w:eastAsia="宋体"/>
              </w:rPr>
              <w:t>.</w:t>
            </w:r>
            <w:r>
              <w:rPr>
                <w:rFonts w:ascii="宋体" w:hAnsi="宋体" w:eastAsia="宋体"/>
              </w:rPr>
              <w:t>html</w:t>
            </w:r>
          </w:p>
        </w:tc>
        <w:tc>
          <w:tcPr>
            <w:tcW w:w="4117" w:type="dxa"/>
          </w:tcPr>
          <w:p w14:paraId="0BEC189E">
            <w:pPr>
              <w:spacing w:line="360" w:lineRule="auto"/>
              <w:rPr>
                <w:rFonts w:hint="eastAsia" w:ascii="宋体" w:hAnsi="宋体" w:eastAsia="宋体"/>
              </w:rPr>
            </w:pPr>
            <w:r>
              <w:rPr>
                <w:rFonts w:hint="eastAsia" w:ascii="宋体" w:hAnsi="宋体" w:eastAsia="宋体"/>
              </w:rPr>
              <w:t>删除订单</w:t>
            </w:r>
            <w:r>
              <w:rPr>
                <w:rFonts w:ascii="宋体" w:hAnsi="宋体" w:eastAsia="宋体"/>
              </w:rPr>
              <w:t>页面</w:t>
            </w:r>
          </w:p>
        </w:tc>
      </w:tr>
      <w:tr w14:paraId="203C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F885D5F">
            <w:pPr>
              <w:spacing w:line="360" w:lineRule="auto"/>
              <w:rPr>
                <w:rFonts w:hint="eastAsia" w:ascii="宋体" w:hAnsi="宋体" w:eastAsia="宋体"/>
              </w:rPr>
            </w:pPr>
            <w:r>
              <w:rPr>
                <w:rFonts w:hint="eastAsia" w:ascii="宋体" w:hAnsi="宋体"/>
                <w:szCs w:val="21"/>
              </w:rPr>
              <w:t>changeOrder</w:t>
            </w:r>
            <w:r>
              <w:rPr>
                <w:rFonts w:hint="eastAsia" w:ascii="宋体" w:hAnsi="宋体" w:eastAsia="宋体"/>
              </w:rPr>
              <w:t>.</w:t>
            </w:r>
            <w:r>
              <w:rPr>
                <w:rFonts w:ascii="宋体" w:hAnsi="宋体" w:eastAsia="宋体"/>
              </w:rPr>
              <w:t>html</w:t>
            </w:r>
          </w:p>
        </w:tc>
        <w:tc>
          <w:tcPr>
            <w:tcW w:w="4117" w:type="dxa"/>
          </w:tcPr>
          <w:p w14:paraId="5D7302B7">
            <w:pPr>
              <w:spacing w:line="360" w:lineRule="auto"/>
              <w:rPr>
                <w:rFonts w:hint="eastAsia" w:ascii="宋体" w:hAnsi="宋体" w:eastAsia="宋体"/>
              </w:rPr>
            </w:pPr>
            <w:r>
              <w:rPr>
                <w:rFonts w:hint="eastAsia" w:ascii="宋体" w:hAnsi="宋体" w:eastAsia="宋体"/>
              </w:rPr>
              <w:t>更改订单页面</w:t>
            </w:r>
          </w:p>
        </w:tc>
      </w:tr>
      <w:tr w14:paraId="6713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BE778CD">
            <w:pPr>
              <w:spacing w:line="360" w:lineRule="auto"/>
              <w:rPr>
                <w:rFonts w:hint="eastAsia" w:ascii="宋体" w:hAnsi="宋体"/>
                <w:szCs w:val="21"/>
              </w:rPr>
            </w:pPr>
            <w:r>
              <w:rPr>
                <w:rFonts w:hint="eastAsia" w:ascii="宋体" w:hAnsi="宋体"/>
                <w:szCs w:val="21"/>
              </w:rPr>
              <w:t>ManageOrder.html</w:t>
            </w:r>
          </w:p>
        </w:tc>
        <w:tc>
          <w:tcPr>
            <w:tcW w:w="4117" w:type="dxa"/>
          </w:tcPr>
          <w:p w14:paraId="3A1231F4">
            <w:pPr>
              <w:spacing w:line="360" w:lineRule="auto"/>
              <w:rPr>
                <w:rFonts w:hint="eastAsia" w:ascii="宋体" w:hAnsi="宋体" w:eastAsia="宋体"/>
              </w:rPr>
            </w:pPr>
            <w:r>
              <w:rPr>
                <w:rFonts w:hint="eastAsia" w:ascii="宋体" w:hAnsi="宋体" w:eastAsia="宋体"/>
              </w:rPr>
              <w:t>管理订单页面</w:t>
            </w:r>
          </w:p>
        </w:tc>
      </w:tr>
    </w:tbl>
    <w:p w14:paraId="69130688">
      <w:pPr>
        <w:spacing w:line="360" w:lineRule="auto"/>
        <w:rPr>
          <w:rFonts w:hint="eastAsia" w:ascii="宋体" w:hAnsi="宋体" w:eastAsia="宋体"/>
        </w:rPr>
      </w:pPr>
      <w:r>
        <w:rPr>
          <w:rFonts w:ascii="宋体" w:hAnsi="宋体" w:eastAsia="宋体"/>
        </w:rPr>
        <w:t>事务层：</w:t>
      </w:r>
      <w:r>
        <w:rPr>
          <w:rFonts w:hint="eastAsia" w:ascii="宋体" w:hAnsi="宋体"/>
          <w:szCs w:val="21"/>
        </w:rPr>
        <w:t>Order</w:t>
      </w:r>
      <w:r>
        <w:rPr>
          <w:rFonts w:ascii="宋体" w:hAnsi="宋体" w:eastAsia="宋体"/>
        </w:rPr>
        <w:t xml:space="preserve">.java </w:t>
      </w:r>
      <w:r>
        <w:rPr>
          <w:rFonts w:hint="eastAsia" w:ascii="宋体" w:hAnsi="宋体" w:eastAsia="宋体"/>
        </w:rPr>
        <w:t>订单类</w:t>
      </w:r>
    </w:p>
    <w:p w14:paraId="19EE83D9">
      <w:pPr>
        <w:spacing w:line="360" w:lineRule="auto"/>
        <w:rPr>
          <w:rFonts w:hint="eastAsia" w:ascii="宋体" w:hAnsi="宋体" w:eastAsia="宋体"/>
        </w:rPr>
      </w:pPr>
      <w:r>
        <w:rPr>
          <w:rFonts w:ascii="宋体" w:hAnsi="宋体" w:eastAsia="宋体"/>
        </w:rPr>
        <w:t>数据层：</w:t>
      </w:r>
      <w:r>
        <w:rPr>
          <w:rFonts w:hint="eastAsia" w:ascii="宋体" w:hAnsi="宋体"/>
          <w:szCs w:val="21"/>
        </w:rPr>
        <w:t>Order</w:t>
      </w:r>
      <w:r>
        <w:rPr>
          <w:rFonts w:ascii="宋体" w:hAnsi="宋体" w:eastAsia="宋体"/>
        </w:rPr>
        <w:t xml:space="preserve">.dat </w:t>
      </w:r>
      <w:r>
        <w:rPr>
          <w:rFonts w:hint="eastAsia" w:ascii="宋体" w:hAnsi="宋体" w:eastAsia="宋体"/>
        </w:rPr>
        <w:t>订单信息表</w:t>
      </w:r>
    </w:p>
    <w:p w14:paraId="6E44D9A5">
      <w:pPr>
        <w:spacing w:line="360" w:lineRule="auto"/>
        <w:rPr>
          <w:rFonts w:hint="eastAsia" w:ascii="宋体" w:hAnsi="宋体" w:eastAsia="宋体"/>
        </w:rPr>
      </w:pPr>
    </w:p>
    <w:p w14:paraId="625E8986">
      <w:pPr>
        <w:pStyle w:val="5"/>
        <w:rPr>
          <w:rFonts w:hint="eastAsia" w:ascii="宋体" w:hAnsi="宋体"/>
          <w:szCs w:val="21"/>
        </w:rPr>
      </w:pPr>
      <w:r>
        <w:rPr>
          <w:rFonts w:ascii="宋体" w:hAnsi="宋体"/>
          <w:szCs w:val="21"/>
        </w:rPr>
        <w:t>4.6对</w:t>
      </w:r>
      <w:r>
        <w:rPr>
          <w:rFonts w:hint="eastAsia" w:ascii="宋体" w:hAnsi="宋体"/>
          <w:szCs w:val="21"/>
        </w:rPr>
        <w:t>Comment</w:t>
      </w:r>
      <w:r>
        <w:rPr>
          <w:rFonts w:ascii="宋体" w:hAnsi="宋体"/>
          <w:szCs w:val="21"/>
        </w:rPr>
        <w:t>类的三层划分</w:t>
      </w:r>
    </w:p>
    <w:p w14:paraId="5FCEB9D0">
      <w:pPr>
        <w:spacing w:line="360" w:lineRule="auto"/>
        <w:rPr>
          <w:rFonts w:hint="eastAsia" w:ascii="宋体" w:hAnsi="宋体" w:eastAsia="宋体"/>
        </w:rPr>
      </w:pPr>
      <w:r>
        <w:rPr>
          <w:rFonts w:hint="eastAsia" w:ascii="宋体" w:hAnsi="宋体" w:eastAsia="宋体"/>
        </w:rPr>
        <w:t>界面层：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791F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8BB3C21">
            <w:pPr>
              <w:spacing w:line="360" w:lineRule="auto"/>
              <w:jc w:val="center"/>
              <w:rPr>
                <w:rFonts w:hint="eastAsia" w:ascii="宋体" w:hAnsi="宋体" w:eastAsia="宋体"/>
              </w:rPr>
            </w:pPr>
            <w:r>
              <w:rPr>
                <w:rFonts w:ascii="宋体" w:hAnsi="宋体" w:eastAsia="宋体"/>
              </w:rPr>
              <w:t>名称</w:t>
            </w:r>
          </w:p>
        </w:tc>
        <w:tc>
          <w:tcPr>
            <w:tcW w:w="4117" w:type="dxa"/>
          </w:tcPr>
          <w:p w14:paraId="61FE701D">
            <w:pPr>
              <w:spacing w:line="360" w:lineRule="auto"/>
              <w:jc w:val="center"/>
              <w:rPr>
                <w:rFonts w:hint="eastAsia" w:ascii="宋体" w:hAnsi="宋体" w:eastAsia="宋体"/>
              </w:rPr>
            </w:pPr>
            <w:r>
              <w:rPr>
                <w:rFonts w:ascii="宋体" w:hAnsi="宋体" w:eastAsia="宋体"/>
              </w:rPr>
              <w:t>描述</w:t>
            </w:r>
          </w:p>
        </w:tc>
      </w:tr>
      <w:tr w14:paraId="1BC9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A360C46">
            <w:pPr>
              <w:spacing w:line="360" w:lineRule="auto"/>
              <w:rPr>
                <w:rFonts w:hint="eastAsia" w:ascii="宋体" w:hAnsi="宋体" w:eastAsia="宋体"/>
              </w:rPr>
            </w:pPr>
            <w:r>
              <w:rPr>
                <w:rFonts w:hint="eastAsia" w:ascii="宋体" w:hAnsi="宋体" w:eastAsia="宋体"/>
              </w:rPr>
              <w:t>AddComment</w:t>
            </w:r>
            <w:r>
              <w:rPr>
                <w:rFonts w:ascii="宋体" w:hAnsi="宋体" w:eastAsia="宋体"/>
              </w:rPr>
              <w:t>.html</w:t>
            </w:r>
          </w:p>
        </w:tc>
        <w:tc>
          <w:tcPr>
            <w:tcW w:w="4117" w:type="dxa"/>
          </w:tcPr>
          <w:p w14:paraId="6681C759">
            <w:pPr>
              <w:spacing w:line="360" w:lineRule="auto"/>
              <w:rPr>
                <w:rFonts w:hint="eastAsia" w:ascii="宋体" w:hAnsi="宋体" w:eastAsia="宋体"/>
              </w:rPr>
            </w:pPr>
            <w:r>
              <w:rPr>
                <w:rFonts w:hint="eastAsia" w:ascii="宋体" w:hAnsi="宋体" w:eastAsia="宋体"/>
              </w:rPr>
              <w:t>发布评论</w:t>
            </w:r>
            <w:r>
              <w:rPr>
                <w:rFonts w:ascii="宋体" w:hAnsi="宋体" w:eastAsia="宋体"/>
              </w:rPr>
              <w:t>页面</w:t>
            </w:r>
          </w:p>
        </w:tc>
      </w:tr>
      <w:tr w14:paraId="72D9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E3619C0">
            <w:pPr>
              <w:spacing w:line="360" w:lineRule="auto"/>
              <w:rPr>
                <w:rFonts w:hint="eastAsia" w:ascii="宋体" w:hAnsi="宋体" w:eastAsia="宋体"/>
              </w:rPr>
            </w:pPr>
            <w:r>
              <w:rPr>
                <w:rFonts w:hint="eastAsia" w:ascii="宋体" w:hAnsi="宋体" w:eastAsia="宋体"/>
              </w:rPr>
              <w:t>S</w:t>
            </w:r>
            <w:r>
              <w:rPr>
                <w:rFonts w:ascii="宋体" w:hAnsi="宋体" w:eastAsia="宋体"/>
              </w:rPr>
              <w:t>earc</w:t>
            </w:r>
            <w:r>
              <w:rPr>
                <w:rFonts w:hint="eastAsia" w:ascii="宋体" w:hAnsi="宋体" w:eastAsia="宋体"/>
              </w:rPr>
              <w:t>hComment</w:t>
            </w:r>
            <w:r>
              <w:rPr>
                <w:rFonts w:ascii="宋体" w:hAnsi="宋体" w:eastAsia="宋体"/>
              </w:rPr>
              <w:t>.html</w:t>
            </w:r>
          </w:p>
        </w:tc>
        <w:tc>
          <w:tcPr>
            <w:tcW w:w="4117" w:type="dxa"/>
          </w:tcPr>
          <w:p w14:paraId="1C869A4B">
            <w:pPr>
              <w:spacing w:line="360" w:lineRule="auto"/>
              <w:rPr>
                <w:rFonts w:hint="eastAsia" w:ascii="宋体" w:hAnsi="宋体" w:eastAsia="宋体"/>
              </w:rPr>
            </w:pPr>
            <w:r>
              <w:rPr>
                <w:rFonts w:hint="eastAsia" w:ascii="宋体" w:hAnsi="宋体" w:eastAsia="宋体"/>
              </w:rPr>
              <w:t>查看评论页面</w:t>
            </w:r>
          </w:p>
        </w:tc>
      </w:tr>
      <w:tr w14:paraId="0CD4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C09A2D0">
            <w:pPr>
              <w:spacing w:line="360" w:lineRule="auto"/>
              <w:rPr>
                <w:rFonts w:hint="eastAsia" w:ascii="宋体" w:hAnsi="宋体" w:eastAsia="宋体"/>
              </w:rPr>
            </w:pPr>
            <w:r>
              <w:rPr>
                <w:rFonts w:hint="eastAsia" w:ascii="宋体" w:hAnsi="宋体" w:eastAsia="宋体"/>
              </w:rPr>
              <w:t>AudiComment</w:t>
            </w:r>
            <w:r>
              <w:rPr>
                <w:rFonts w:ascii="宋体" w:hAnsi="宋体" w:eastAsia="宋体"/>
              </w:rPr>
              <w:t>.html</w:t>
            </w:r>
          </w:p>
        </w:tc>
        <w:tc>
          <w:tcPr>
            <w:tcW w:w="4117" w:type="dxa"/>
          </w:tcPr>
          <w:p w14:paraId="08B7C388">
            <w:pPr>
              <w:spacing w:line="360" w:lineRule="auto"/>
              <w:rPr>
                <w:rFonts w:hint="eastAsia" w:ascii="宋体" w:hAnsi="宋体" w:eastAsia="宋体"/>
              </w:rPr>
            </w:pPr>
            <w:r>
              <w:rPr>
                <w:rFonts w:hint="eastAsia" w:ascii="宋体" w:hAnsi="宋体" w:eastAsia="宋体"/>
              </w:rPr>
              <w:t>审核评论页面</w:t>
            </w:r>
          </w:p>
        </w:tc>
      </w:tr>
      <w:tr w14:paraId="5FFB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0A9206B">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Comment</w:t>
            </w:r>
            <w:r>
              <w:rPr>
                <w:rFonts w:ascii="宋体" w:hAnsi="宋体" w:eastAsia="宋体"/>
              </w:rPr>
              <w:t>.html</w:t>
            </w:r>
          </w:p>
        </w:tc>
        <w:tc>
          <w:tcPr>
            <w:tcW w:w="4117" w:type="dxa"/>
          </w:tcPr>
          <w:p w14:paraId="534D852F">
            <w:pPr>
              <w:spacing w:line="360" w:lineRule="auto"/>
              <w:rPr>
                <w:rFonts w:hint="eastAsia" w:ascii="宋体" w:hAnsi="宋体" w:eastAsia="宋体"/>
              </w:rPr>
            </w:pPr>
            <w:r>
              <w:rPr>
                <w:rFonts w:hint="eastAsia" w:ascii="宋体" w:hAnsi="宋体" w:eastAsia="宋体"/>
              </w:rPr>
              <w:t>评论详情页面</w:t>
            </w:r>
          </w:p>
        </w:tc>
      </w:tr>
      <w:tr w14:paraId="6EAF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20E322A">
            <w:pPr>
              <w:spacing w:line="360" w:lineRule="auto"/>
              <w:rPr>
                <w:rFonts w:hint="eastAsia" w:ascii="宋体" w:hAnsi="宋体" w:eastAsia="宋体"/>
              </w:rPr>
            </w:pPr>
            <w:r>
              <w:rPr>
                <w:rFonts w:hint="eastAsia" w:ascii="宋体" w:hAnsi="宋体" w:eastAsia="宋体"/>
              </w:rPr>
              <w:t>DeleteComment.</w:t>
            </w:r>
            <w:r>
              <w:rPr>
                <w:rFonts w:ascii="宋体" w:hAnsi="宋体" w:eastAsia="宋体"/>
              </w:rPr>
              <w:t>html</w:t>
            </w:r>
          </w:p>
        </w:tc>
        <w:tc>
          <w:tcPr>
            <w:tcW w:w="4117" w:type="dxa"/>
          </w:tcPr>
          <w:p w14:paraId="35A74FD9">
            <w:pPr>
              <w:spacing w:line="360" w:lineRule="auto"/>
              <w:rPr>
                <w:rFonts w:hint="eastAsia" w:ascii="宋体" w:hAnsi="宋体" w:eastAsia="宋体"/>
              </w:rPr>
            </w:pPr>
            <w:r>
              <w:rPr>
                <w:rFonts w:hint="eastAsia" w:ascii="宋体" w:hAnsi="宋体" w:eastAsia="宋体"/>
              </w:rPr>
              <w:t>删除评论</w:t>
            </w:r>
            <w:r>
              <w:rPr>
                <w:rFonts w:ascii="宋体" w:hAnsi="宋体" w:eastAsia="宋体"/>
              </w:rPr>
              <w:t>页面</w:t>
            </w:r>
          </w:p>
        </w:tc>
      </w:tr>
    </w:tbl>
    <w:p w14:paraId="4AFE3F69">
      <w:pPr>
        <w:spacing w:line="360" w:lineRule="auto"/>
        <w:rPr>
          <w:rFonts w:hint="eastAsia" w:ascii="宋体" w:hAnsi="宋体" w:eastAsia="宋体"/>
        </w:rPr>
      </w:pPr>
      <w:r>
        <w:rPr>
          <w:rFonts w:ascii="宋体" w:hAnsi="宋体" w:eastAsia="宋体"/>
        </w:rPr>
        <w:t>事务层：</w:t>
      </w:r>
      <w:r>
        <w:rPr>
          <w:rFonts w:hint="eastAsia" w:ascii="宋体" w:hAnsi="宋体" w:eastAsia="宋体"/>
        </w:rPr>
        <w:t>Comment.</w:t>
      </w:r>
      <w:r>
        <w:rPr>
          <w:rFonts w:ascii="宋体" w:hAnsi="宋体" w:eastAsia="宋体"/>
        </w:rPr>
        <w:t xml:space="preserve">java </w:t>
      </w:r>
      <w:r>
        <w:rPr>
          <w:rFonts w:hint="eastAsia" w:ascii="宋体" w:hAnsi="宋体" w:eastAsia="宋体"/>
        </w:rPr>
        <w:t>评论管理类</w:t>
      </w:r>
    </w:p>
    <w:p w14:paraId="16D37132">
      <w:pPr>
        <w:spacing w:line="360" w:lineRule="auto"/>
        <w:rPr>
          <w:rFonts w:hint="eastAsia" w:ascii="宋体" w:hAnsi="宋体" w:eastAsia="宋体"/>
        </w:rPr>
      </w:pPr>
      <w:r>
        <w:rPr>
          <w:rFonts w:ascii="宋体" w:hAnsi="宋体" w:eastAsia="宋体"/>
        </w:rPr>
        <w:t>数据层：</w:t>
      </w:r>
      <w:r>
        <w:rPr>
          <w:rFonts w:hint="eastAsia" w:ascii="宋体" w:hAnsi="宋体" w:eastAsia="宋体"/>
        </w:rPr>
        <w:t>Comment</w:t>
      </w:r>
      <w:r>
        <w:rPr>
          <w:rFonts w:ascii="宋体" w:hAnsi="宋体" w:eastAsia="宋体"/>
        </w:rPr>
        <w:t xml:space="preserve">.dat </w:t>
      </w:r>
      <w:r>
        <w:rPr>
          <w:rFonts w:hint="eastAsia" w:ascii="宋体" w:hAnsi="宋体" w:eastAsia="宋体"/>
        </w:rPr>
        <w:t>评论信息表</w:t>
      </w:r>
    </w:p>
    <w:p w14:paraId="48AA3AAB">
      <w:pPr>
        <w:spacing w:line="360" w:lineRule="auto"/>
        <w:rPr>
          <w:rFonts w:hint="eastAsia" w:ascii="宋体" w:hAnsi="宋体" w:eastAsia="宋体"/>
        </w:rPr>
      </w:pPr>
    </w:p>
    <w:p w14:paraId="4599921B">
      <w:pPr>
        <w:pStyle w:val="5"/>
        <w:rPr>
          <w:rFonts w:hint="eastAsia" w:ascii="宋体" w:hAnsi="宋体"/>
          <w:szCs w:val="21"/>
        </w:rPr>
      </w:pPr>
      <w:r>
        <w:rPr>
          <w:rFonts w:ascii="宋体" w:hAnsi="宋体"/>
          <w:szCs w:val="21"/>
        </w:rPr>
        <w:t>4.7对</w:t>
      </w:r>
      <w:r>
        <w:rPr>
          <w:rFonts w:hint="eastAsia" w:ascii="宋体" w:hAnsi="宋体"/>
          <w:szCs w:val="21"/>
        </w:rPr>
        <w:t>Like</w:t>
      </w:r>
      <w:r>
        <w:rPr>
          <w:rFonts w:ascii="宋体" w:hAnsi="宋体"/>
          <w:szCs w:val="21"/>
        </w:rPr>
        <w:t>类的三层划分</w:t>
      </w:r>
    </w:p>
    <w:p w14:paraId="2F86E370">
      <w:pPr>
        <w:spacing w:line="360" w:lineRule="auto"/>
        <w:rPr>
          <w:rFonts w:hint="eastAsia" w:ascii="宋体" w:hAnsi="宋体" w:eastAsia="宋体"/>
        </w:rPr>
      </w:pPr>
      <w:r>
        <w:rPr>
          <w:rFonts w:hint="eastAsia" w:ascii="宋体" w:hAnsi="宋体" w:eastAsia="宋体"/>
        </w:rPr>
        <w:t>界面层：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344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4CFFA0E">
            <w:pPr>
              <w:spacing w:line="360" w:lineRule="auto"/>
              <w:jc w:val="center"/>
              <w:rPr>
                <w:rFonts w:hint="eastAsia" w:ascii="宋体" w:hAnsi="宋体" w:eastAsia="宋体"/>
              </w:rPr>
            </w:pPr>
            <w:r>
              <w:rPr>
                <w:rFonts w:ascii="宋体" w:hAnsi="宋体" w:eastAsia="宋体"/>
              </w:rPr>
              <w:t>名称</w:t>
            </w:r>
          </w:p>
        </w:tc>
        <w:tc>
          <w:tcPr>
            <w:tcW w:w="4117" w:type="dxa"/>
          </w:tcPr>
          <w:p w14:paraId="19B8D809">
            <w:pPr>
              <w:spacing w:line="360" w:lineRule="auto"/>
              <w:jc w:val="center"/>
              <w:rPr>
                <w:rFonts w:hint="eastAsia" w:ascii="宋体" w:hAnsi="宋体" w:eastAsia="宋体"/>
              </w:rPr>
            </w:pPr>
            <w:r>
              <w:rPr>
                <w:rFonts w:ascii="宋体" w:hAnsi="宋体" w:eastAsia="宋体"/>
              </w:rPr>
              <w:t>描述</w:t>
            </w:r>
          </w:p>
        </w:tc>
      </w:tr>
      <w:tr w14:paraId="5DBE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7409E13">
            <w:pPr>
              <w:spacing w:line="360" w:lineRule="auto"/>
              <w:rPr>
                <w:rFonts w:hint="eastAsia" w:ascii="宋体" w:hAnsi="宋体" w:eastAsia="宋体"/>
              </w:rPr>
            </w:pPr>
            <w:r>
              <w:rPr>
                <w:rFonts w:hint="eastAsia" w:ascii="宋体" w:hAnsi="宋体" w:eastAsia="宋体"/>
              </w:rPr>
              <w:t>search</w:t>
            </w:r>
            <w:r>
              <w:rPr>
                <w:rFonts w:hint="eastAsia" w:ascii="宋体" w:hAnsi="宋体"/>
                <w:szCs w:val="21"/>
              </w:rPr>
              <w:t>Like</w:t>
            </w:r>
            <w:r>
              <w:rPr>
                <w:rFonts w:ascii="宋体" w:hAnsi="宋体" w:eastAsia="宋体"/>
              </w:rPr>
              <w:t>.html</w:t>
            </w:r>
          </w:p>
        </w:tc>
        <w:tc>
          <w:tcPr>
            <w:tcW w:w="4117" w:type="dxa"/>
          </w:tcPr>
          <w:p w14:paraId="64FD1FEF">
            <w:pPr>
              <w:spacing w:line="360" w:lineRule="auto"/>
              <w:rPr>
                <w:rFonts w:hint="eastAsia" w:ascii="宋体" w:hAnsi="宋体" w:eastAsia="宋体"/>
              </w:rPr>
            </w:pPr>
            <w:r>
              <w:rPr>
                <w:rFonts w:hint="eastAsia" w:ascii="宋体" w:hAnsi="宋体" w:eastAsia="宋体"/>
              </w:rPr>
              <w:t>查看点赞</w:t>
            </w:r>
            <w:r>
              <w:rPr>
                <w:rFonts w:ascii="宋体" w:hAnsi="宋体" w:eastAsia="宋体"/>
              </w:rPr>
              <w:t>页面</w:t>
            </w:r>
          </w:p>
        </w:tc>
      </w:tr>
      <w:tr w14:paraId="2AFA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01FAF590">
            <w:pPr>
              <w:spacing w:line="360" w:lineRule="auto"/>
              <w:rPr>
                <w:rFonts w:hint="eastAsia" w:ascii="宋体" w:hAnsi="宋体" w:eastAsia="宋体"/>
              </w:rPr>
            </w:pPr>
            <w:r>
              <w:rPr>
                <w:rFonts w:hint="eastAsia" w:ascii="宋体" w:hAnsi="宋体" w:eastAsia="宋体"/>
              </w:rPr>
              <w:t>display</w:t>
            </w:r>
            <w:r>
              <w:rPr>
                <w:rFonts w:hint="eastAsia" w:ascii="宋体" w:hAnsi="宋体"/>
                <w:szCs w:val="21"/>
              </w:rPr>
              <w:t>Like</w:t>
            </w:r>
            <w:r>
              <w:rPr>
                <w:rFonts w:ascii="宋体" w:hAnsi="宋体" w:eastAsia="宋体"/>
              </w:rPr>
              <w:t>.html</w:t>
            </w:r>
          </w:p>
        </w:tc>
        <w:tc>
          <w:tcPr>
            <w:tcW w:w="4117" w:type="dxa"/>
          </w:tcPr>
          <w:p w14:paraId="13AB3AC8">
            <w:pPr>
              <w:spacing w:line="360" w:lineRule="auto"/>
              <w:rPr>
                <w:rFonts w:hint="eastAsia" w:ascii="宋体" w:hAnsi="宋体" w:eastAsia="宋体"/>
              </w:rPr>
            </w:pPr>
            <w:r>
              <w:rPr>
                <w:rFonts w:hint="eastAsia" w:ascii="宋体" w:hAnsi="宋体" w:eastAsia="宋体"/>
              </w:rPr>
              <w:t>点赞详情页面</w:t>
            </w:r>
          </w:p>
        </w:tc>
      </w:tr>
      <w:tr w14:paraId="6EA7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6F5492EC">
            <w:pPr>
              <w:spacing w:line="360" w:lineRule="auto"/>
              <w:rPr>
                <w:rFonts w:hint="eastAsia" w:ascii="宋体" w:hAnsi="宋体" w:eastAsia="宋体"/>
              </w:rPr>
            </w:pPr>
            <w:r>
              <w:rPr>
                <w:rFonts w:hint="eastAsia" w:ascii="宋体" w:hAnsi="宋体" w:eastAsia="宋体"/>
              </w:rPr>
              <w:t>Like.html</w:t>
            </w:r>
          </w:p>
        </w:tc>
        <w:tc>
          <w:tcPr>
            <w:tcW w:w="4117" w:type="dxa"/>
          </w:tcPr>
          <w:p w14:paraId="1A9559ED">
            <w:pPr>
              <w:spacing w:line="360" w:lineRule="auto"/>
              <w:rPr>
                <w:rFonts w:hint="eastAsia" w:ascii="宋体" w:hAnsi="宋体" w:eastAsia="宋体"/>
              </w:rPr>
            </w:pPr>
            <w:r>
              <w:rPr>
                <w:rFonts w:hint="eastAsia" w:ascii="宋体" w:hAnsi="宋体" w:eastAsia="宋体"/>
              </w:rPr>
              <w:t>点赞</w:t>
            </w:r>
            <w:r>
              <w:rPr>
                <w:rFonts w:ascii="宋体" w:hAnsi="宋体" w:eastAsia="宋体"/>
              </w:rPr>
              <w:t>页面</w:t>
            </w:r>
          </w:p>
        </w:tc>
      </w:tr>
      <w:tr w14:paraId="0FA8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317FFEC2">
            <w:pPr>
              <w:spacing w:line="360" w:lineRule="auto"/>
              <w:rPr>
                <w:rFonts w:hint="eastAsia" w:ascii="宋体" w:hAnsi="宋体" w:eastAsia="宋体"/>
              </w:rPr>
            </w:pPr>
            <w:r>
              <w:rPr>
                <w:rFonts w:hint="eastAsia" w:ascii="宋体" w:hAnsi="宋体" w:eastAsia="宋体"/>
              </w:rPr>
              <w:t>cancelLike.html</w:t>
            </w:r>
          </w:p>
        </w:tc>
        <w:tc>
          <w:tcPr>
            <w:tcW w:w="4117" w:type="dxa"/>
          </w:tcPr>
          <w:p w14:paraId="165D2D86">
            <w:pPr>
              <w:spacing w:line="360" w:lineRule="auto"/>
              <w:rPr>
                <w:rFonts w:hint="eastAsia" w:ascii="宋体" w:hAnsi="宋体" w:eastAsia="宋体"/>
              </w:rPr>
            </w:pPr>
            <w:r>
              <w:rPr>
                <w:rFonts w:hint="eastAsia" w:ascii="宋体" w:hAnsi="宋体" w:eastAsia="宋体"/>
              </w:rPr>
              <w:t>取消点赞</w:t>
            </w:r>
            <w:r>
              <w:rPr>
                <w:rFonts w:ascii="宋体" w:hAnsi="宋体" w:eastAsia="宋体"/>
              </w:rPr>
              <w:t>页面</w:t>
            </w:r>
          </w:p>
        </w:tc>
      </w:tr>
    </w:tbl>
    <w:p w14:paraId="40FB6278">
      <w:pPr>
        <w:spacing w:line="360" w:lineRule="auto"/>
        <w:rPr>
          <w:rFonts w:hint="eastAsia" w:ascii="宋体" w:hAnsi="宋体" w:eastAsia="宋体"/>
        </w:rPr>
      </w:pPr>
      <w:r>
        <w:rPr>
          <w:rFonts w:ascii="宋体" w:hAnsi="宋体" w:eastAsia="宋体"/>
        </w:rPr>
        <w:t>事务层：</w:t>
      </w:r>
      <w:r>
        <w:rPr>
          <w:rFonts w:hint="eastAsia" w:ascii="宋体" w:hAnsi="宋体"/>
          <w:szCs w:val="21"/>
        </w:rPr>
        <w:t>Like</w:t>
      </w:r>
      <w:r>
        <w:rPr>
          <w:rFonts w:hint="eastAsia" w:ascii="宋体" w:hAnsi="宋体" w:eastAsia="宋体"/>
        </w:rPr>
        <w:t>.</w:t>
      </w:r>
      <w:r>
        <w:rPr>
          <w:rFonts w:ascii="宋体" w:hAnsi="宋体" w:eastAsia="宋体"/>
        </w:rPr>
        <w:t xml:space="preserve">java </w:t>
      </w:r>
      <w:r>
        <w:rPr>
          <w:rFonts w:hint="eastAsia" w:ascii="宋体" w:hAnsi="宋体" w:eastAsia="宋体"/>
        </w:rPr>
        <w:t>点赞类</w:t>
      </w:r>
    </w:p>
    <w:p w14:paraId="06FD7235">
      <w:pPr>
        <w:spacing w:line="360" w:lineRule="auto"/>
        <w:rPr>
          <w:rFonts w:hint="eastAsia" w:ascii="宋体" w:hAnsi="宋体" w:eastAsia="宋体"/>
        </w:rPr>
      </w:pPr>
      <w:r>
        <w:rPr>
          <w:rFonts w:ascii="宋体" w:hAnsi="宋体" w:eastAsia="宋体"/>
        </w:rPr>
        <w:t>数据层：</w:t>
      </w:r>
      <w:r>
        <w:rPr>
          <w:rFonts w:hint="eastAsia" w:ascii="宋体" w:hAnsi="宋体"/>
          <w:szCs w:val="21"/>
        </w:rPr>
        <w:t>Like</w:t>
      </w:r>
      <w:r>
        <w:rPr>
          <w:rFonts w:ascii="宋体" w:hAnsi="宋体" w:eastAsia="宋体"/>
        </w:rPr>
        <w:t xml:space="preserve">.dat </w:t>
      </w:r>
      <w:r>
        <w:rPr>
          <w:rFonts w:hint="eastAsia" w:ascii="宋体" w:hAnsi="宋体" w:eastAsia="宋体"/>
        </w:rPr>
        <w:t>点赞信息表</w:t>
      </w:r>
    </w:p>
    <w:p w14:paraId="44132236">
      <w:pPr>
        <w:pStyle w:val="2"/>
        <w:rPr>
          <w:rFonts w:hint="eastAsia" w:ascii="华文中宋" w:hAnsi="华文中宋" w:eastAsia="华文中宋"/>
          <w:sz w:val="32"/>
          <w:szCs w:val="32"/>
        </w:rPr>
      </w:pPr>
      <w:bookmarkStart w:id="15" w:name="_Toc149848667"/>
      <w:r>
        <w:rPr>
          <w:rFonts w:hint="eastAsia" w:ascii="华文中宋" w:hAnsi="华文中宋" w:eastAsia="华文中宋"/>
          <w:sz w:val="32"/>
          <w:szCs w:val="32"/>
        </w:rPr>
        <w:t>三、系统行为模型</w:t>
      </w:r>
      <w:bookmarkEnd w:id="15"/>
    </w:p>
    <w:p w14:paraId="2D144BFB">
      <w:pPr>
        <w:pStyle w:val="3"/>
      </w:pPr>
      <w:bookmarkStart w:id="16" w:name="_Toc149848668"/>
      <w:r>
        <w:rPr>
          <w:rFonts w:hint="eastAsia"/>
        </w:rPr>
        <w:t>1、交互模型</w:t>
      </w:r>
      <w:bookmarkEnd w:id="16"/>
    </w:p>
    <w:p w14:paraId="7EB3B844">
      <w:pPr>
        <w:pStyle w:val="5"/>
        <w:rPr>
          <w:rFonts w:hint="eastAsia" w:ascii="宋体" w:hAnsi="宋体"/>
          <w:szCs w:val="21"/>
        </w:rPr>
      </w:pPr>
      <w:r>
        <w:rPr>
          <w:rFonts w:hint="eastAsia" w:ascii="宋体" w:hAnsi="宋体"/>
          <w:szCs w:val="21"/>
        </w:rPr>
        <w:t>1</w:t>
      </w:r>
      <w:r>
        <w:rPr>
          <w:rFonts w:ascii="宋体" w:hAnsi="宋体"/>
          <w:szCs w:val="21"/>
        </w:rPr>
        <w:t xml:space="preserve">.1 </w:t>
      </w:r>
      <w:r>
        <w:rPr>
          <w:rFonts w:hint="eastAsia" w:ascii="宋体" w:hAnsi="宋体"/>
          <w:szCs w:val="21"/>
        </w:rPr>
        <w:t>用户登录顺序图</w:t>
      </w:r>
    </w:p>
    <w:p w14:paraId="4FB111F9">
      <w:r>
        <w:drawing>
          <wp:inline distT="0" distB="0" distL="0" distR="0">
            <wp:extent cx="5509260" cy="3092450"/>
            <wp:effectExtent l="0" t="0" r="0" b="0"/>
            <wp:docPr id="115444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8149" name="图片 1"/>
                    <pic:cNvPicPr>
                      <a:picLocks noChangeAspect="1" noChangeArrowheads="1"/>
                    </pic:cNvPicPr>
                  </pic:nvPicPr>
                  <pic:blipFill>
                    <a:blip r:embed="rId9">
                      <a:extLst>
                        <a:ext uri="{28A0092B-C50C-407E-A947-70E740481C1C}">
                          <a14:useLocalDpi xmlns:a14="http://schemas.microsoft.com/office/drawing/2010/main" val="0"/>
                        </a:ext>
                      </a:extLst>
                    </a:blip>
                    <a:srcRect r="32218" b="36622"/>
                    <a:stretch>
                      <a:fillRect/>
                    </a:stretch>
                  </pic:blipFill>
                  <pic:spPr>
                    <a:xfrm>
                      <a:off x="0" y="0"/>
                      <a:ext cx="5527566" cy="3102507"/>
                    </a:xfrm>
                    <a:prstGeom prst="rect">
                      <a:avLst/>
                    </a:prstGeom>
                    <a:noFill/>
                    <a:ln>
                      <a:noFill/>
                    </a:ln>
                  </pic:spPr>
                </pic:pic>
              </a:graphicData>
            </a:graphic>
          </wp:inline>
        </w:drawing>
      </w:r>
    </w:p>
    <w:p w14:paraId="570B4E4E">
      <w:pPr>
        <w:pStyle w:val="5"/>
        <w:rPr>
          <w:rFonts w:hint="eastAsia" w:ascii="宋体" w:hAnsi="宋体"/>
          <w:szCs w:val="21"/>
        </w:rPr>
      </w:pP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用户注册顺序图</w:t>
      </w:r>
    </w:p>
    <w:p w14:paraId="67C7DFCC">
      <w:r>
        <w:drawing>
          <wp:inline distT="0" distB="0" distL="0" distR="0">
            <wp:extent cx="5584825" cy="2908300"/>
            <wp:effectExtent l="0" t="0" r="0" b="0"/>
            <wp:docPr id="51411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1467" name="图片 1"/>
                    <pic:cNvPicPr>
                      <a:picLocks noChangeAspect="1" noChangeArrowheads="1"/>
                    </pic:cNvPicPr>
                  </pic:nvPicPr>
                  <pic:blipFill>
                    <a:blip r:embed="rId10">
                      <a:extLst>
                        <a:ext uri="{28A0092B-C50C-407E-A947-70E740481C1C}">
                          <a14:useLocalDpi xmlns:a14="http://schemas.microsoft.com/office/drawing/2010/main" val="0"/>
                        </a:ext>
                      </a:extLst>
                    </a:blip>
                    <a:srcRect r="33181" b="37256"/>
                    <a:stretch>
                      <a:fillRect/>
                    </a:stretch>
                  </pic:blipFill>
                  <pic:spPr>
                    <a:xfrm>
                      <a:off x="0" y="0"/>
                      <a:ext cx="5594861" cy="2913360"/>
                    </a:xfrm>
                    <a:prstGeom prst="rect">
                      <a:avLst/>
                    </a:prstGeom>
                    <a:noFill/>
                    <a:ln>
                      <a:noFill/>
                    </a:ln>
                  </pic:spPr>
                </pic:pic>
              </a:graphicData>
            </a:graphic>
          </wp:inline>
        </w:drawing>
      </w:r>
    </w:p>
    <w:p w14:paraId="79E190AA">
      <w:pPr>
        <w:pStyle w:val="5"/>
        <w:rPr>
          <w:rFonts w:hint="eastAsia" w:ascii="宋体" w:hAnsi="宋体"/>
          <w:szCs w:val="21"/>
        </w:rPr>
      </w:pPr>
      <w:r>
        <w:rPr>
          <w:rFonts w:ascii="宋体" w:hAnsi="宋体"/>
          <w:szCs w:val="21"/>
        </w:rPr>
        <w:t>1.</w:t>
      </w:r>
      <w:r>
        <w:rPr>
          <w:rFonts w:hint="eastAsia" w:ascii="宋体" w:hAnsi="宋体"/>
          <w:szCs w:val="21"/>
        </w:rPr>
        <w:t>3</w:t>
      </w:r>
      <w:r>
        <w:rPr>
          <w:rFonts w:ascii="宋体" w:hAnsi="宋体"/>
          <w:szCs w:val="21"/>
        </w:rPr>
        <w:t xml:space="preserve"> </w:t>
      </w:r>
      <w:r>
        <w:rPr>
          <w:rFonts w:hint="eastAsia" w:ascii="宋体" w:hAnsi="宋体"/>
          <w:szCs w:val="21"/>
        </w:rPr>
        <w:t>修改用户信息顺序图</w:t>
      </w:r>
    </w:p>
    <w:p w14:paraId="5D77B7C0">
      <w:r>
        <w:drawing>
          <wp:inline distT="0" distB="0" distL="0" distR="0">
            <wp:extent cx="5314950" cy="3143250"/>
            <wp:effectExtent l="0" t="0" r="0" b="0"/>
            <wp:docPr id="924933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3800" name="图片 2"/>
                    <pic:cNvPicPr>
                      <a:picLocks noChangeAspect="1" noChangeArrowheads="1"/>
                    </pic:cNvPicPr>
                  </pic:nvPicPr>
                  <pic:blipFill>
                    <a:blip r:embed="rId11">
                      <a:extLst>
                        <a:ext uri="{28A0092B-C50C-407E-A947-70E740481C1C}">
                          <a14:useLocalDpi xmlns:a14="http://schemas.microsoft.com/office/drawing/2010/main" val="0"/>
                        </a:ext>
                      </a:extLst>
                    </a:blip>
                    <a:srcRect r="32820" b="36963"/>
                    <a:stretch>
                      <a:fillRect/>
                    </a:stretch>
                  </pic:blipFill>
                  <pic:spPr>
                    <a:xfrm>
                      <a:off x="0" y="0"/>
                      <a:ext cx="5318678" cy="3145455"/>
                    </a:xfrm>
                    <a:prstGeom prst="rect">
                      <a:avLst/>
                    </a:prstGeom>
                    <a:noFill/>
                    <a:ln>
                      <a:noFill/>
                    </a:ln>
                  </pic:spPr>
                </pic:pic>
              </a:graphicData>
            </a:graphic>
          </wp:inline>
        </w:drawing>
      </w:r>
    </w:p>
    <w:p w14:paraId="54D13377">
      <w:pPr>
        <w:pStyle w:val="5"/>
        <w:rPr>
          <w:rFonts w:hint="eastAsia" w:ascii="宋体" w:hAnsi="宋体"/>
          <w:szCs w:val="21"/>
        </w:rPr>
      </w:pPr>
      <w:r>
        <w:rPr>
          <w:rFonts w:ascii="宋体" w:hAnsi="宋体"/>
          <w:szCs w:val="21"/>
        </w:rPr>
        <w:t>1.</w:t>
      </w:r>
      <w:r>
        <w:rPr>
          <w:rFonts w:hint="eastAsia" w:ascii="宋体" w:hAnsi="宋体"/>
          <w:szCs w:val="21"/>
        </w:rPr>
        <w:t>4</w:t>
      </w:r>
      <w:r>
        <w:rPr>
          <w:rFonts w:ascii="宋体" w:hAnsi="宋体"/>
          <w:szCs w:val="21"/>
        </w:rPr>
        <w:t xml:space="preserve"> </w:t>
      </w:r>
      <w:r>
        <w:rPr>
          <w:rFonts w:hint="eastAsia" w:ascii="宋体" w:hAnsi="宋体"/>
          <w:szCs w:val="21"/>
        </w:rPr>
        <w:t>注销账号顺序图</w:t>
      </w:r>
    </w:p>
    <w:p w14:paraId="78B03997">
      <w:r>
        <w:drawing>
          <wp:inline distT="0" distB="0" distL="0" distR="0">
            <wp:extent cx="5396865" cy="2813050"/>
            <wp:effectExtent l="0" t="0" r="0" b="0"/>
            <wp:docPr id="696916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6479" name="图片 3"/>
                    <pic:cNvPicPr>
                      <a:picLocks noChangeAspect="1" noChangeArrowheads="1"/>
                    </pic:cNvPicPr>
                  </pic:nvPicPr>
                  <pic:blipFill>
                    <a:blip r:embed="rId12">
                      <a:extLst>
                        <a:ext uri="{28A0092B-C50C-407E-A947-70E740481C1C}">
                          <a14:useLocalDpi xmlns:a14="http://schemas.microsoft.com/office/drawing/2010/main" val="0"/>
                        </a:ext>
                      </a:extLst>
                    </a:blip>
                    <a:srcRect r="34626" b="39088"/>
                    <a:stretch>
                      <a:fillRect/>
                    </a:stretch>
                  </pic:blipFill>
                  <pic:spPr>
                    <a:xfrm>
                      <a:off x="0" y="0"/>
                      <a:ext cx="5401616" cy="2815207"/>
                    </a:xfrm>
                    <a:prstGeom prst="rect">
                      <a:avLst/>
                    </a:prstGeom>
                    <a:noFill/>
                    <a:ln>
                      <a:noFill/>
                    </a:ln>
                  </pic:spPr>
                </pic:pic>
              </a:graphicData>
            </a:graphic>
          </wp:inline>
        </w:drawing>
      </w:r>
    </w:p>
    <w:p w14:paraId="1B9E3C23">
      <w:pPr>
        <w:pStyle w:val="5"/>
      </w:pPr>
      <w:r>
        <w:rPr>
          <w:rFonts w:ascii="宋体" w:hAnsi="宋体"/>
          <w:szCs w:val="21"/>
        </w:rPr>
        <w:t>1.</w:t>
      </w:r>
      <w:r>
        <w:rPr>
          <w:rFonts w:hint="eastAsia" w:ascii="宋体" w:hAnsi="宋体"/>
          <w:szCs w:val="21"/>
        </w:rPr>
        <w:t>5</w:t>
      </w:r>
      <w:r>
        <w:rPr>
          <w:rFonts w:ascii="宋体" w:hAnsi="宋体"/>
          <w:szCs w:val="21"/>
        </w:rPr>
        <w:t xml:space="preserve"> </w:t>
      </w:r>
      <w:r>
        <w:rPr>
          <w:rFonts w:hint="eastAsia" w:ascii="宋体" w:hAnsi="宋体"/>
          <w:szCs w:val="21"/>
        </w:rPr>
        <w:t>密码找回顺序图</w:t>
      </w:r>
    </w:p>
    <w:p w14:paraId="2075BBF2">
      <w:r>
        <w:drawing>
          <wp:inline distT="0" distB="0" distL="0" distR="0">
            <wp:extent cx="5557520" cy="2197100"/>
            <wp:effectExtent l="0" t="0" r="0" b="0"/>
            <wp:docPr id="209342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70" name="图片 1"/>
                    <pic:cNvPicPr>
                      <a:picLocks noChangeAspect="1" noChangeArrowheads="1"/>
                    </pic:cNvPicPr>
                  </pic:nvPicPr>
                  <pic:blipFill>
                    <a:blip r:embed="rId13">
                      <a:extLst>
                        <a:ext uri="{28A0092B-C50C-407E-A947-70E740481C1C}">
                          <a14:useLocalDpi xmlns:a14="http://schemas.microsoft.com/office/drawing/2010/main" val="0"/>
                        </a:ext>
                      </a:extLst>
                    </a:blip>
                    <a:srcRect r="33301" b="38963"/>
                    <a:stretch>
                      <a:fillRect/>
                    </a:stretch>
                  </pic:blipFill>
                  <pic:spPr>
                    <a:xfrm>
                      <a:off x="0" y="0"/>
                      <a:ext cx="5568785" cy="2201379"/>
                    </a:xfrm>
                    <a:prstGeom prst="rect">
                      <a:avLst/>
                    </a:prstGeom>
                    <a:noFill/>
                    <a:ln>
                      <a:noFill/>
                    </a:ln>
                  </pic:spPr>
                </pic:pic>
              </a:graphicData>
            </a:graphic>
          </wp:inline>
        </w:drawing>
      </w:r>
    </w:p>
    <w:p w14:paraId="5FB7F35A"/>
    <w:p w14:paraId="2EFFA5A1">
      <w:pPr>
        <w:pStyle w:val="5"/>
        <w:rPr>
          <w:rFonts w:hint="eastAsia" w:ascii="宋体" w:hAnsi="宋体"/>
          <w:szCs w:val="21"/>
        </w:rPr>
      </w:pPr>
      <w:r>
        <w:rPr>
          <w:rFonts w:hint="eastAsia" w:ascii="宋体" w:hAnsi="宋体"/>
          <w:szCs w:val="21"/>
        </w:rPr>
        <w:t>1.6查询用户顺序图</w:t>
      </w:r>
    </w:p>
    <w:p w14:paraId="2081D47A">
      <w:r>
        <w:drawing>
          <wp:inline distT="0" distB="0" distL="114300" distR="114300">
            <wp:extent cx="5265420" cy="2733675"/>
            <wp:effectExtent l="0" t="0" r="508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65420" cy="2733675"/>
                    </a:xfrm>
                    <a:prstGeom prst="rect">
                      <a:avLst/>
                    </a:prstGeom>
                    <a:noFill/>
                    <a:ln>
                      <a:noFill/>
                    </a:ln>
                  </pic:spPr>
                </pic:pic>
              </a:graphicData>
            </a:graphic>
          </wp:inline>
        </w:drawing>
      </w:r>
    </w:p>
    <w:p w14:paraId="2FC10EA2">
      <w:pPr>
        <w:pStyle w:val="5"/>
        <w:rPr>
          <w:rFonts w:hint="eastAsia" w:ascii="宋体" w:hAnsi="宋体"/>
          <w:szCs w:val="21"/>
        </w:rPr>
      </w:pPr>
      <w:r>
        <w:rPr>
          <w:rFonts w:ascii="宋体" w:hAnsi="宋体"/>
          <w:szCs w:val="21"/>
        </w:rPr>
        <w:t>1.</w:t>
      </w:r>
      <w:r>
        <w:rPr>
          <w:rFonts w:hint="eastAsia" w:ascii="宋体" w:hAnsi="宋体"/>
          <w:szCs w:val="21"/>
        </w:rPr>
        <w:t>7删除猫咪顺序图</w:t>
      </w:r>
    </w:p>
    <w:p w14:paraId="1C5B2D2D">
      <w:pPr>
        <w:spacing w:line="360" w:lineRule="auto"/>
        <w:rPr>
          <w:rFonts w:ascii="Consolas" w:hAnsi="Consolas" w:cs="宋体"/>
        </w:rPr>
      </w:pPr>
      <w:r>
        <w:drawing>
          <wp:inline distT="0" distB="0" distL="114300" distR="114300">
            <wp:extent cx="5267325" cy="2738120"/>
            <wp:effectExtent l="0" t="0" r="317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267325" cy="2738120"/>
                    </a:xfrm>
                    <a:prstGeom prst="rect">
                      <a:avLst/>
                    </a:prstGeom>
                    <a:noFill/>
                    <a:ln>
                      <a:noFill/>
                    </a:ln>
                  </pic:spPr>
                </pic:pic>
              </a:graphicData>
            </a:graphic>
          </wp:inline>
        </w:drawing>
      </w:r>
    </w:p>
    <w:p w14:paraId="70E0E665">
      <w:pPr>
        <w:spacing w:line="360" w:lineRule="auto"/>
        <w:jc w:val="center"/>
        <w:rPr>
          <w:rFonts w:ascii="Consolas" w:hAnsi="Consolas" w:cs="宋体"/>
          <w:color w:val="000000" w:themeColor="text1"/>
          <w14:textFill>
            <w14:solidFill>
              <w14:schemeClr w14:val="tx1"/>
            </w14:solidFill>
          </w14:textFill>
        </w:rPr>
      </w:pPr>
    </w:p>
    <w:p w14:paraId="7EF3A2BB">
      <w:pPr>
        <w:pStyle w:val="5"/>
        <w:rPr>
          <w:rFonts w:hint="eastAsia" w:ascii="宋体" w:hAnsi="宋体"/>
          <w:szCs w:val="21"/>
        </w:rPr>
      </w:pPr>
      <w:r>
        <w:rPr>
          <w:rFonts w:hint="eastAsia" w:ascii="宋体" w:hAnsi="宋体"/>
          <w:szCs w:val="21"/>
        </w:rPr>
        <w:t>1</w:t>
      </w:r>
      <w:r>
        <w:rPr>
          <w:rFonts w:ascii="宋体" w:hAnsi="宋体"/>
          <w:szCs w:val="21"/>
        </w:rPr>
        <w:t>.</w:t>
      </w:r>
      <w:r>
        <w:rPr>
          <w:rFonts w:hint="eastAsia" w:ascii="宋体" w:hAnsi="宋体"/>
          <w:szCs w:val="21"/>
        </w:rPr>
        <w:t>8更改猫咪信息顺序图</w:t>
      </w:r>
    </w:p>
    <w:p w14:paraId="63B6CB74">
      <w:pPr>
        <w:spacing w:line="360" w:lineRule="auto"/>
        <w:rPr>
          <w:rFonts w:hint="eastAsia" w:ascii="宋体" w:hAnsi="宋体"/>
          <w:szCs w:val="21"/>
        </w:rPr>
      </w:pPr>
      <w:r>
        <w:drawing>
          <wp:inline distT="0" distB="0" distL="114300" distR="114300">
            <wp:extent cx="5273675" cy="3439160"/>
            <wp:effectExtent l="0" t="0" r="952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5273675" cy="3439160"/>
                    </a:xfrm>
                    <a:prstGeom prst="rect">
                      <a:avLst/>
                    </a:prstGeom>
                    <a:noFill/>
                    <a:ln>
                      <a:noFill/>
                    </a:ln>
                  </pic:spPr>
                </pic:pic>
              </a:graphicData>
            </a:graphic>
          </wp:inline>
        </w:drawing>
      </w:r>
    </w:p>
    <w:p w14:paraId="76A81427">
      <w:pPr>
        <w:pStyle w:val="5"/>
        <w:rPr>
          <w:rFonts w:hint="eastAsia" w:ascii="宋体" w:hAnsi="宋体"/>
          <w:szCs w:val="21"/>
        </w:rPr>
      </w:pPr>
      <w:r>
        <w:rPr>
          <w:rFonts w:ascii="宋体" w:hAnsi="宋体"/>
          <w:szCs w:val="21"/>
        </w:rPr>
        <w:t>1.</w:t>
      </w:r>
      <w:r>
        <w:rPr>
          <w:rFonts w:hint="eastAsia" w:ascii="宋体" w:hAnsi="宋体"/>
          <w:szCs w:val="21"/>
        </w:rPr>
        <w:t>9查询猫咪顺序图</w:t>
      </w:r>
    </w:p>
    <w:p w14:paraId="291A1567">
      <w:pPr>
        <w:rPr>
          <w:rFonts w:hint="eastAsia" w:ascii="宋体" w:hAnsi="宋体"/>
          <w:szCs w:val="21"/>
        </w:rPr>
      </w:pPr>
    </w:p>
    <w:p w14:paraId="68B3E65C">
      <w:pPr>
        <w:rPr>
          <w:rFonts w:hint="eastAsia" w:ascii="宋体" w:hAnsi="宋体"/>
          <w:szCs w:val="21"/>
        </w:rPr>
      </w:pPr>
      <w:r>
        <w:drawing>
          <wp:inline distT="0" distB="0" distL="114300" distR="114300">
            <wp:extent cx="5269865" cy="2649855"/>
            <wp:effectExtent l="0" t="0" r="635"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5269865" cy="2649855"/>
                    </a:xfrm>
                    <a:prstGeom prst="rect">
                      <a:avLst/>
                    </a:prstGeom>
                    <a:noFill/>
                    <a:ln>
                      <a:noFill/>
                    </a:ln>
                  </pic:spPr>
                </pic:pic>
              </a:graphicData>
            </a:graphic>
          </wp:inline>
        </w:drawing>
      </w:r>
    </w:p>
    <w:p w14:paraId="58993E5F">
      <w:pPr>
        <w:pStyle w:val="5"/>
        <w:rPr>
          <w:rFonts w:hint="eastAsia" w:ascii="宋体" w:hAnsi="宋体"/>
          <w:szCs w:val="21"/>
        </w:rPr>
      </w:pPr>
      <w:r>
        <w:rPr>
          <w:rFonts w:ascii="宋体" w:hAnsi="宋体"/>
          <w:szCs w:val="21"/>
        </w:rPr>
        <w:t>1.</w:t>
      </w:r>
      <w:r>
        <w:rPr>
          <w:rFonts w:hint="eastAsia" w:ascii="宋体" w:hAnsi="宋体"/>
          <w:szCs w:val="21"/>
        </w:rPr>
        <w:t>10增加猫咪顺序图</w:t>
      </w:r>
    </w:p>
    <w:p w14:paraId="09FAB262">
      <w:pPr>
        <w:pStyle w:val="20"/>
        <w:spacing w:line="360" w:lineRule="auto"/>
        <w:ind w:firstLine="0" w:firstLineChars="0"/>
        <w:rPr>
          <w:rFonts w:ascii="Consolas" w:hAnsi="Consolas"/>
          <w:color w:val="000000" w:themeColor="text1"/>
          <w14:textFill>
            <w14:solidFill>
              <w14:schemeClr w14:val="tx1"/>
            </w14:solidFill>
          </w14:textFill>
        </w:rPr>
      </w:pPr>
      <w:r>
        <w:drawing>
          <wp:inline distT="0" distB="0" distL="114300" distR="114300">
            <wp:extent cx="5261610" cy="2499995"/>
            <wp:effectExtent l="0" t="0" r="8890"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261610" cy="2499995"/>
                    </a:xfrm>
                    <a:prstGeom prst="rect">
                      <a:avLst/>
                    </a:prstGeom>
                    <a:noFill/>
                    <a:ln>
                      <a:noFill/>
                    </a:ln>
                  </pic:spPr>
                </pic:pic>
              </a:graphicData>
            </a:graphic>
          </wp:inline>
        </w:drawing>
      </w:r>
    </w:p>
    <w:p w14:paraId="719A1458">
      <w:pPr>
        <w:pStyle w:val="5"/>
        <w:rPr>
          <w:rFonts w:hint="eastAsia" w:ascii="宋体" w:hAnsi="宋体"/>
          <w:szCs w:val="21"/>
        </w:rPr>
      </w:pPr>
      <w:r>
        <w:rPr>
          <w:rFonts w:ascii="宋体" w:hAnsi="宋体"/>
          <w:szCs w:val="21"/>
        </w:rPr>
        <w:t>1.1</w:t>
      </w:r>
      <w:r>
        <w:rPr>
          <w:rFonts w:hint="eastAsia" w:ascii="宋体" w:hAnsi="宋体"/>
          <w:szCs w:val="21"/>
        </w:rPr>
        <w:t>1商品下单顺序图</w:t>
      </w:r>
    </w:p>
    <w:p w14:paraId="3F0B5D65">
      <w:pPr>
        <w:pStyle w:val="20"/>
        <w:spacing w:line="360" w:lineRule="auto"/>
        <w:ind w:left="480" w:firstLine="0" w:firstLineChars="0"/>
        <w:rPr>
          <w:rFonts w:ascii="Consolas" w:hAnsi="Consolas"/>
          <w:color w:val="000000" w:themeColor="text1"/>
          <w14:textFill>
            <w14:solidFill>
              <w14:schemeClr w14:val="tx1"/>
            </w14:solidFill>
          </w14:textFill>
        </w:rPr>
      </w:pPr>
      <w:r>
        <w:drawing>
          <wp:inline distT="0" distB="0" distL="114300" distR="114300">
            <wp:extent cx="5267325" cy="2680335"/>
            <wp:effectExtent l="0" t="0" r="3175" b="120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9"/>
                    <a:stretch>
                      <a:fillRect/>
                    </a:stretch>
                  </pic:blipFill>
                  <pic:spPr>
                    <a:xfrm>
                      <a:off x="0" y="0"/>
                      <a:ext cx="5267325" cy="2680335"/>
                    </a:xfrm>
                    <a:prstGeom prst="rect">
                      <a:avLst/>
                    </a:prstGeom>
                    <a:noFill/>
                    <a:ln>
                      <a:noFill/>
                    </a:ln>
                  </pic:spPr>
                </pic:pic>
              </a:graphicData>
            </a:graphic>
          </wp:inline>
        </w:drawing>
      </w:r>
    </w:p>
    <w:p w14:paraId="320AB50C">
      <w:pPr>
        <w:pStyle w:val="5"/>
        <w:rPr>
          <w:rFonts w:hint="eastAsia" w:ascii="宋体" w:hAnsi="宋体"/>
          <w:szCs w:val="21"/>
        </w:rPr>
      </w:pPr>
      <w:r>
        <w:rPr>
          <w:rFonts w:ascii="宋体" w:hAnsi="宋体"/>
          <w:szCs w:val="21"/>
        </w:rPr>
        <w:t>1.1</w:t>
      </w:r>
      <w:r>
        <w:rPr>
          <w:rFonts w:hint="eastAsia" w:ascii="宋体" w:hAnsi="宋体"/>
          <w:szCs w:val="21"/>
        </w:rPr>
        <w:t>2修改订单顺序图</w:t>
      </w:r>
    </w:p>
    <w:p w14:paraId="5FD06087">
      <w:pPr>
        <w:pStyle w:val="20"/>
        <w:spacing w:line="360" w:lineRule="auto"/>
        <w:ind w:left="480" w:firstLine="0" w:firstLineChars="0"/>
        <w:rPr>
          <w:rFonts w:ascii="Consolas" w:hAnsi="Consolas"/>
          <w:color w:val="000000" w:themeColor="text1"/>
          <w14:textFill>
            <w14:solidFill>
              <w14:schemeClr w14:val="tx1"/>
            </w14:solidFill>
          </w14:textFill>
        </w:rPr>
      </w:pPr>
      <w:r>
        <w:drawing>
          <wp:inline distT="0" distB="0" distL="114300" distR="114300">
            <wp:extent cx="5265420" cy="3483610"/>
            <wp:effectExtent l="0" t="0" r="508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0"/>
                    <a:stretch>
                      <a:fillRect/>
                    </a:stretch>
                  </pic:blipFill>
                  <pic:spPr>
                    <a:xfrm>
                      <a:off x="0" y="0"/>
                      <a:ext cx="5265420" cy="3483610"/>
                    </a:xfrm>
                    <a:prstGeom prst="rect">
                      <a:avLst/>
                    </a:prstGeom>
                    <a:noFill/>
                    <a:ln>
                      <a:noFill/>
                    </a:ln>
                  </pic:spPr>
                </pic:pic>
              </a:graphicData>
            </a:graphic>
          </wp:inline>
        </w:drawing>
      </w:r>
    </w:p>
    <w:p w14:paraId="58140CB5">
      <w:pPr>
        <w:pStyle w:val="5"/>
        <w:rPr>
          <w:rFonts w:hint="eastAsia" w:ascii="宋体" w:hAnsi="宋体"/>
          <w:szCs w:val="21"/>
        </w:rPr>
      </w:pPr>
      <w:r>
        <w:rPr>
          <w:rFonts w:ascii="宋体" w:hAnsi="宋体"/>
          <w:szCs w:val="21"/>
        </w:rPr>
        <w:t>1.1</w:t>
      </w:r>
      <w:r>
        <w:rPr>
          <w:rFonts w:hint="eastAsia" w:ascii="宋体" w:hAnsi="宋体"/>
          <w:szCs w:val="21"/>
        </w:rPr>
        <w:t>3查询订单顺序图</w:t>
      </w:r>
    </w:p>
    <w:p w14:paraId="14386AA7">
      <w:pPr>
        <w:pStyle w:val="20"/>
        <w:spacing w:line="360" w:lineRule="auto"/>
        <w:ind w:left="480" w:firstLine="0" w:firstLineChars="0"/>
        <w:rPr>
          <w:rFonts w:ascii="Consolas" w:hAnsi="Consolas"/>
          <w:color w:val="000000" w:themeColor="text1"/>
          <w14:textFill>
            <w14:solidFill>
              <w14:schemeClr w14:val="tx1"/>
            </w14:solidFill>
          </w14:textFill>
        </w:rPr>
      </w:pPr>
      <w:r>
        <w:drawing>
          <wp:inline distT="0" distB="0" distL="114300" distR="114300">
            <wp:extent cx="5266055" cy="2840990"/>
            <wp:effectExtent l="0" t="0" r="4445" b="38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1"/>
                    <a:stretch>
                      <a:fillRect/>
                    </a:stretch>
                  </pic:blipFill>
                  <pic:spPr>
                    <a:xfrm>
                      <a:off x="0" y="0"/>
                      <a:ext cx="5266055" cy="2840990"/>
                    </a:xfrm>
                    <a:prstGeom prst="rect">
                      <a:avLst/>
                    </a:prstGeom>
                    <a:noFill/>
                    <a:ln>
                      <a:noFill/>
                    </a:ln>
                  </pic:spPr>
                </pic:pic>
              </a:graphicData>
            </a:graphic>
          </wp:inline>
        </w:drawing>
      </w:r>
    </w:p>
    <w:p w14:paraId="5360358D">
      <w:pPr>
        <w:pStyle w:val="5"/>
        <w:rPr>
          <w:rFonts w:hint="eastAsia" w:ascii="宋体" w:hAnsi="宋体"/>
          <w:szCs w:val="21"/>
        </w:rPr>
      </w:pPr>
      <w:r>
        <w:rPr>
          <w:rFonts w:ascii="宋体" w:hAnsi="宋体"/>
          <w:szCs w:val="21"/>
        </w:rPr>
        <w:t>1.1</w:t>
      </w:r>
      <w:r>
        <w:rPr>
          <w:rFonts w:hint="eastAsia" w:ascii="宋体" w:hAnsi="宋体"/>
          <w:szCs w:val="21"/>
        </w:rPr>
        <w:t>4删除订单顺序图</w:t>
      </w:r>
    </w:p>
    <w:p w14:paraId="2CF3347F">
      <w:r>
        <w:drawing>
          <wp:inline distT="0" distB="0" distL="114300" distR="114300">
            <wp:extent cx="5267325" cy="2850515"/>
            <wp:effectExtent l="0" t="0" r="3175"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2"/>
                    <a:stretch>
                      <a:fillRect/>
                    </a:stretch>
                  </pic:blipFill>
                  <pic:spPr>
                    <a:xfrm>
                      <a:off x="0" y="0"/>
                      <a:ext cx="5267325" cy="2850515"/>
                    </a:xfrm>
                    <a:prstGeom prst="rect">
                      <a:avLst/>
                    </a:prstGeom>
                    <a:noFill/>
                    <a:ln>
                      <a:noFill/>
                    </a:ln>
                  </pic:spPr>
                </pic:pic>
              </a:graphicData>
            </a:graphic>
          </wp:inline>
        </w:drawing>
      </w:r>
    </w:p>
    <w:p w14:paraId="0931B08D">
      <w:pPr>
        <w:pStyle w:val="20"/>
        <w:spacing w:line="360" w:lineRule="auto"/>
        <w:ind w:firstLine="0" w:firstLineChars="0"/>
        <w:rPr>
          <w:rFonts w:ascii="Consolas" w:hAnsi="Consolas"/>
          <w:color w:val="000000" w:themeColor="text1"/>
          <w14:textFill>
            <w14:solidFill>
              <w14:schemeClr w14:val="tx1"/>
            </w14:solidFill>
          </w14:textFill>
        </w:rPr>
      </w:pPr>
    </w:p>
    <w:p w14:paraId="524EBE7B">
      <w:pPr>
        <w:pStyle w:val="5"/>
        <w:rPr>
          <w:rFonts w:hint="eastAsia" w:ascii="宋体" w:hAnsi="宋体"/>
          <w:szCs w:val="21"/>
        </w:rPr>
      </w:pPr>
      <w:r>
        <w:rPr>
          <w:rFonts w:ascii="宋体" w:hAnsi="宋体"/>
          <w:szCs w:val="21"/>
        </w:rPr>
        <w:t>1.1</w:t>
      </w:r>
      <w:r>
        <w:rPr>
          <w:rFonts w:hint="eastAsia" w:ascii="宋体" w:hAnsi="宋体"/>
          <w:szCs w:val="21"/>
        </w:rPr>
        <w:t>5上架商品顺序图</w:t>
      </w:r>
    </w:p>
    <w:p w14:paraId="31EE436F">
      <w:pPr>
        <w:spacing w:line="360" w:lineRule="auto"/>
      </w:pPr>
      <w:r>
        <w:drawing>
          <wp:inline distT="0" distB="0" distL="114300" distR="114300">
            <wp:extent cx="5268595" cy="2680335"/>
            <wp:effectExtent l="0" t="0" r="1905" b="1206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3"/>
                    <a:stretch>
                      <a:fillRect/>
                    </a:stretch>
                  </pic:blipFill>
                  <pic:spPr>
                    <a:xfrm>
                      <a:off x="0" y="0"/>
                      <a:ext cx="5268595" cy="2680335"/>
                    </a:xfrm>
                    <a:prstGeom prst="rect">
                      <a:avLst/>
                    </a:prstGeom>
                    <a:noFill/>
                    <a:ln>
                      <a:noFill/>
                    </a:ln>
                  </pic:spPr>
                </pic:pic>
              </a:graphicData>
            </a:graphic>
          </wp:inline>
        </w:drawing>
      </w:r>
    </w:p>
    <w:p w14:paraId="1C9DCF7F">
      <w:pPr>
        <w:pStyle w:val="5"/>
        <w:rPr>
          <w:rFonts w:hint="eastAsia" w:ascii="宋体" w:hAnsi="宋体"/>
          <w:szCs w:val="21"/>
        </w:rPr>
      </w:pPr>
      <w:r>
        <w:rPr>
          <w:rFonts w:ascii="宋体" w:hAnsi="宋体"/>
          <w:szCs w:val="21"/>
        </w:rPr>
        <w:t>1.1</w:t>
      </w:r>
      <w:r>
        <w:rPr>
          <w:rFonts w:hint="eastAsia" w:ascii="宋体" w:hAnsi="宋体"/>
          <w:szCs w:val="21"/>
        </w:rPr>
        <w:t>6下架商品顺序图</w:t>
      </w:r>
    </w:p>
    <w:p w14:paraId="6D2DEA44">
      <w:pPr>
        <w:spacing w:line="360" w:lineRule="auto"/>
      </w:pPr>
      <w:r>
        <w:drawing>
          <wp:inline distT="0" distB="0" distL="114300" distR="114300">
            <wp:extent cx="5271135" cy="2479675"/>
            <wp:effectExtent l="0" t="0" r="12065"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4"/>
                    <a:stretch>
                      <a:fillRect/>
                    </a:stretch>
                  </pic:blipFill>
                  <pic:spPr>
                    <a:xfrm>
                      <a:off x="0" y="0"/>
                      <a:ext cx="5271135" cy="2479675"/>
                    </a:xfrm>
                    <a:prstGeom prst="rect">
                      <a:avLst/>
                    </a:prstGeom>
                    <a:noFill/>
                    <a:ln>
                      <a:noFill/>
                    </a:ln>
                  </pic:spPr>
                </pic:pic>
              </a:graphicData>
            </a:graphic>
          </wp:inline>
        </w:drawing>
      </w:r>
    </w:p>
    <w:p w14:paraId="15811636">
      <w:pPr>
        <w:pStyle w:val="5"/>
        <w:rPr>
          <w:rFonts w:hint="eastAsia" w:ascii="宋体" w:hAnsi="宋体"/>
          <w:szCs w:val="21"/>
        </w:rPr>
      </w:pPr>
      <w:r>
        <w:rPr>
          <w:rFonts w:ascii="宋体" w:hAnsi="宋体"/>
          <w:szCs w:val="21"/>
        </w:rPr>
        <w:t>1.1</w:t>
      </w:r>
      <w:r>
        <w:rPr>
          <w:rFonts w:hint="eastAsia" w:ascii="宋体" w:hAnsi="宋体"/>
          <w:szCs w:val="21"/>
        </w:rPr>
        <w:t>7查询商品顺序图</w:t>
      </w:r>
    </w:p>
    <w:p w14:paraId="143DD17D">
      <w:pPr>
        <w:spacing w:line="360" w:lineRule="auto"/>
      </w:pPr>
      <w:r>
        <w:drawing>
          <wp:inline distT="0" distB="0" distL="114300" distR="114300">
            <wp:extent cx="5271135" cy="2792095"/>
            <wp:effectExtent l="0" t="0" r="12065" b="19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5"/>
                    <a:stretch>
                      <a:fillRect/>
                    </a:stretch>
                  </pic:blipFill>
                  <pic:spPr>
                    <a:xfrm>
                      <a:off x="0" y="0"/>
                      <a:ext cx="5271135" cy="2792095"/>
                    </a:xfrm>
                    <a:prstGeom prst="rect">
                      <a:avLst/>
                    </a:prstGeom>
                    <a:noFill/>
                    <a:ln>
                      <a:noFill/>
                    </a:ln>
                  </pic:spPr>
                </pic:pic>
              </a:graphicData>
            </a:graphic>
          </wp:inline>
        </w:drawing>
      </w:r>
    </w:p>
    <w:p w14:paraId="229A60E9">
      <w:pPr>
        <w:pStyle w:val="5"/>
        <w:rPr>
          <w:rFonts w:hint="eastAsia" w:ascii="宋体" w:hAnsi="宋体"/>
          <w:szCs w:val="21"/>
        </w:rPr>
      </w:pPr>
      <w:r>
        <w:rPr>
          <w:rFonts w:ascii="宋体" w:hAnsi="宋体"/>
          <w:szCs w:val="21"/>
        </w:rPr>
        <w:t>1.1</w:t>
      </w:r>
      <w:r>
        <w:rPr>
          <w:rFonts w:hint="eastAsia" w:ascii="宋体" w:hAnsi="宋体"/>
          <w:szCs w:val="21"/>
        </w:rPr>
        <w:t>8修改商品信息顺序图</w:t>
      </w:r>
    </w:p>
    <w:p w14:paraId="17847C7A">
      <w:pPr>
        <w:spacing w:line="360" w:lineRule="auto"/>
      </w:pPr>
      <w:r>
        <w:drawing>
          <wp:inline distT="0" distB="0" distL="114300" distR="114300">
            <wp:extent cx="5268595" cy="3422015"/>
            <wp:effectExtent l="0" t="0" r="1905"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6"/>
                    <a:stretch>
                      <a:fillRect/>
                    </a:stretch>
                  </pic:blipFill>
                  <pic:spPr>
                    <a:xfrm>
                      <a:off x="0" y="0"/>
                      <a:ext cx="5268595" cy="3422015"/>
                    </a:xfrm>
                    <a:prstGeom prst="rect">
                      <a:avLst/>
                    </a:prstGeom>
                    <a:noFill/>
                    <a:ln>
                      <a:noFill/>
                    </a:ln>
                  </pic:spPr>
                </pic:pic>
              </a:graphicData>
            </a:graphic>
          </wp:inline>
        </w:drawing>
      </w:r>
    </w:p>
    <w:p w14:paraId="50A7FFC7">
      <w:pPr>
        <w:pStyle w:val="5"/>
        <w:rPr>
          <w:rFonts w:hint="eastAsia" w:ascii="宋体" w:hAnsi="宋体"/>
          <w:szCs w:val="21"/>
        </w:rPr>
      </w:pPr>
      <w:r>
        <w:rPr>
          <w:rFonts w:ascii="宋体" w:hAnsi="宋体"/>
          <w:szCs w:val="21"/>
        </w:rPr>
        <w:t>1.1</w:t>
      </w:r>
      <w:r>
        <w:rPr>
          <w:rFonts w:hint="eastAsia" w:ascii="宋体" w:hAnsi="宋体"/>
          <w:szCs w:val="21"/>
        </w:rPr>
        <w:t>9发表评论顺序图</w:t>
      </w:r>
    </w:p>
    <w:p w14:paraId="580C5C9E">
      <w:r>
        <w:drawing>
          <wp:inline distT="0" distB="0" distL="114300" distR="114300">
            <wp:extent cx="5270500" cy="2698750"/>
            <wp:effectExtent l="0" t="0" r="0" b="635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7"/>
                    <a:stretch>
                      <a:fillRect/>
                    </a:stretch>
                  </pic:blipFill>
                  <pic:spPr>
                    <a:xfrm>
                      <a:off x="0" y="0"/>
                      <a:ext cx="5270500" cy="2698750"/>
                    </a:xfrm>
                    <a:prstGeom prst="rect">
                      <a:avLst/>
                    </a:prstGeom>
                    <a:noFill/>
                    <a:ln>
                      <a:noFill/>
                    </a:ln>
                  </pic:spPr>
                </pic:pic>
              </a:graphicData>
            </a:graphic>
          </wp:inline>
        </w:drawing>
      </w:r>
    </w:p>
    <w:p w14:paraId="6D4A05BE">
      <w:pPr>
        <w:spacing w:line="360" w:lineRule="auto"/>
      </w:pPr>
    </w:p>
    <w:p w14:paraId="4BCB3CE3">
      <w:pPr>
        <w:pStyle w:val="5"/>
        <w:rPr>
          <w:rFonts w:hint="eastAsia" w:ascii="宋体" w:hAnsi="宋体"/>
          <w:szCs w:val="21"/>
        </w:rPr>
      </w:pPr>
      <w:r>
        <w:rPr>
          <w:rFonts w:ascii="宋体" w:hAnsi="宋体"/>
          <w:szCs w:val="21"/>
        </w:rPr>
        <w:t>1.</w:t>
      </w:r>
      <w:r>
        <w:rPr>
          <w:rFonts w:hint="eastAsia" w:ascii="宋体" w:hAnsi="宋体"/>
          <w:szCs w:val="21"/>
        </w:rPr>
        <w:t>20删除评论顺序图</w:t>
      </w:r>
    </w:p>
    <w:p w14:paraId="4EEBBBD6">
      <w:pPr>
        <w:spacing w:line="360" w:lineRule="auto"/>
      </w:pPr>
      <w:r>
        <w:drawing>
          <wp:inline distT="0" distB="0" distL="114300" distR="114300">
            <wp:extent cx="5273040" cy="2626995"/>
            <wp:effectExtent l="0" t="0" r="10160" b="190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8"/>
                    <a:stretch>
                      <a:fillRect/>
                    </a:stretch>
                  </pic:blipFill>
                  <pic:spPr>
                    <a:xfrm>
                      <a:off x="0" y="0"/>
                      <a:ext cx="5273040" cy="2626995"/>
                    </a:xfrm>
                    <a:prstGeom prst="rect">
                      <a:avLst/>
                    </a:prstGeom>
                    <a:noFill/>
                    <a:ln>
                      <a:noFill/>
                    </a:ln>
                  </pic:spPr>
                </pic:pic>
              </a:graphicData>
            </a:graphic>
          </wp:inline>
        </w:drawing>
      </w:r>
    </w:p>
    <w:p w14:paraId="4491E5BF">
      <w:pPr>
        <w:pStyle w:val="5"/>
        <w:rPr>
          <w:rFonts w:hint="eastAsia" w:ascii="宋体" w:hAnsi="宋体"/>
          <w:szCs w:val="21"/>
        </w:rPr>
      </w:pPr>
      <w:r>
        <w:rPr>
          <w:rFonts w:hint="eastAsia" w:ascii="宋体" w:hAnsi="宋体"/>
          <w:szCs w:val="21"/>
        </w:rPr>
        <w:t>1.21查看评论顺序图</w:t>
      </w:r>
    </w:p>
    <w:p w14:paraId="2C27A488">
      <w:r>
        <w:drawing>
          <wp:inline distT="0" distB="0" distL="114300" distR="114300">
            <wp:extent cx="5274310" cy="2352040"/>
            <wp:effectExtent l="0" t="0" r="8890" b="101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9"/>
                    <a:stretch>
                      <a:fillRect/>
                    </a:stretch>
                  </pic:blipFill>
                  <pic:spPr>
                    <a:xfrm>
                      <a:off x="0" y="0"/>
                      <a:ext cx="5274310" cy="2352040"/>
                    </a:xfrm>
                    <a:prstGeom prst="rect">
                      <a:avLst/>
                    </a:prstGeom>
                    <a:noFill/>
                    <a:ln>
                      <a:noFill/>
                    </a:ln>
                  </pic:spPr>
                </pic:pic>
              </a:graphicData>
            </a:graphic>
          </wp:inline>
        </w:drawing>
      </w:r>
    </w:p>
    <w:p w14:paraId="07DFCE93">
      <w:pPr>
        <w:pStyle w:val="5"/>
        <w:rPr>
          <w:rFonts w:hint="eastAsia" w:ascii="宋体" w:hAnsi="宋体"/>
          <w:szCs w:val="21"/>
        </w:rPr>
      </w:pPr>
      <w:r>
        <w:rPr>
          <w:rFonts w:hint="eastAsia" w:ascii="宋体" w:hAnsi="宋体"/>
          <w:szCs w:val="21"/>
        </w:rPr>
        <w:t>1.22审核评论顺序图</w:t>
      </w:r>
    </w:p>
    <w:p w14:paraId="300496B9">
      <w:r>
        <w:drawing>
          <wp:inline distT="0" distB="0" distL="114300" distR="114300">
            <wp:extent cx="5266055" cy="3717290"/>
            <wp:effectExtent l="0" t="0" r="4445" b="381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0"/>
                    <a:stretch>
                      <a:fillRect/>
                    </a:stretch>
                  </pic:blipFill>
                  <pic:spPr>
                    <a:xfrm>
                      <a:off x="0" y="0"/>
                      <a:ext cx="5266055" cy="3717290"/>
                    </a:xfrm>
                    <a:prstGeom prst="rect">
                      <a:avLst/>
                    </a:prstGeom>
                    <a:noFill/>
                    <a:ln>
                      <a:noFill/>
                    </a:ln>
                  </pic:spPr>
                </pic:pic>
              </a:graphicData>
            </a:graphic>
          </wp:inline>
        </w:drawing>
      </w:r>
    </w:p>
    <w:p w14:paraId="3B170F53">
      <w:pPr>
        <w:pStyle w:val="5"/>
        <w:rPr>
          <w:rFonts w:hint="eastAsia" w:ascii="宋体" w:hAnsi="宋体"/>
          <w:szCs w:val="21"/>
        </w:rPr>
      </w:pPr>
      <w:r>
        <w:rPr>
          <w:rFonts w:ascii="宋体" w:hAnsi="宋体"/>
          <w:szCs w:val="21"/>
        </w:rPr>
        <w:t>1.</w:t>
      </w:r>
      <w:r>
        <w:rPr>
          <w:rFonts w:hint="eastAsia" w:ascii="宋体" w:hAnsi="宋体"/>
          <w:szCs w:val="21"/>
        </w:rPr>
        <w:t>23点赞顺序图</w:t>
      </w:r>
    </w:p>
    <w:p w14:paraId="7EB3AE01">
      <w:pPr>
        <w:spacing w:line="360" w:lineRule="auto"/>
      </w:pPr>
      <w:r>
        <w:drawing>
          <wp:inline distT="0" distB="0" distL="114300" distR="114300">
            <wp:extent cx="5263515" cy="2486025"/>
            <wp:effectExtent l="0" t="0" r="6985" b="317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1"/>
                    <a:stretch>
                      <a:fillRect/>
                    </a:stretch>
                  </pic:blipFill>
                  <pic:spPr>
                    <a:xfrm>
                      <a:off x="0" y="0"/>
                      <a:ext cx="5263515" cy="2486025"/>
                    </a:xfrm>
                    <a:prstGeom prst="rect">
                      <a:avLst/>
                    </a:prstGeom>
                    <a:noFill/>
                    <a:ln>
                      <a:noFill/>
                    </a:ln>
                  </pic:spPr>
                </pic:pic>
              </a:graphicData>
            </a:graphic>
          </wp:inline>
        </w:drawing>
      </w:r>
    </w:p>
    <w:p w14:paraId="4E2747CF">
      <w:pPr>
        <w:pStyle w:val="5"/>
        <w:rPr>
          <w:rFonts w:hint="eastAsia" w:ascii="宋体" w:hAnsi="宋体"/>
          <w:szCs w:val="21"/>
        </w:rPr>
      </w:pPr>
      <w:r>
        <w:rPr>
          <w:rFonts w:ascii="宋体" w:hAnsi="宋体"/>
          <w:szCs w:val="21"/>
        </w:rPr>
        <w:t>1.2</w:t>
      </w:r>
      <w:r>
        <w:rPr>
          <w:rFonts w:hint="eastAsia" w:ascii="宋体" w:hAnsi="宋体"/>
          <w:szCs w:val="21"/>
        </w:rPr>
        <w:t>4取消点赞顺序图</w:t>
      </w:r>
    </w:p>
    <w:p w14:paraId="53FABC52">
      <w:pPr>
        <w:spacing w:line="360" w:lineRule="auto"/>
      </w:pPr>
      <w:r>
        <w:drawing>
          <wp:inline distT="0" distB="0" distL="114300" distR="114300">
            <wp:extent cx="5273040" cy="2613025"/>
            <wp:effectExtent l="0" t="0" r="10160" b="317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32"/>
                    <a:stretch>
                      <a:fillRect/>
                    </a:stretch>
                  </pic:blipFill>
                  <pic:spPr>
                    <a:xfrm>
                      <a:off x="0" y="0"/>
                      <a:ext cx="5273040" cy="2613025"/>
                    </a:xfrm>
                    <a:prstGeom prst="rect">
                      <a:avLst/>
                    </a:prstGeom>
                    <a:noFill/>
                    <a:ln>
                      <a:noFill/>
                    </a:ln>
                  </pic:spPr>
                </pic:pic>
              </a:graphicData>
            </a:graphic>
          </wp:inline>
        </w:drawing>
      </w:r>
    </w:p>
    <w:p w14:paraId="551773C0">
      <w:pPr>
        <w:pStyle w:val="3"/>
        <w:rPr>
          <w:rFonts w:hint="eastAsia" w:ascii="宋体" w:hAnsi="宋体" w:eastAsia="宋体"/>
        </w:rPr>
      </w:pPr>
      <w:bookmarkStart w:id="17" w:name="_Toc149848669"/>
      <w:r>
        <w:rPr>
          <w:rFonts w:hint="eastAsia"/>
        </w:rPr>
        <w:t>2、状态模型</w:t>
      </w:r>
      <w:bookmarkEnd w:id="17"/>
    </w:p>
    <w:p w14:paraId="7FC05E0B">
      <w:pPr>
        <w:pStyle w:val="5"/>
        <w:rPr>
          <w:rFonts w:hint="eastAsia" w:ascii="宋体" w:hAnsi="宋体"/>
          <w:szCs w:val="21"/>
        </w:rPr>
      </w:pPr>
      <w:r>
        <w:rPr>
          <w:rFonts w:hint="eastAsia" w:ascii="宋体" w:hAnsi="宋体"/>
          <w:szCs w:val="21"/>
        </w:rPr>
        <w:t>2.</w:t>
      </w:r>
      <w:commentRangeStart w:id="8"/>
      <w:r>
        <w:rPr>
          <w:rFonts w:ascii="宋体" w:hAnsi="宋体"/>
          <w:szCs w:val="21"/>
        </w:rPr>
        <w:t>1</w:t>
      </w:r>
      <w:r>
        <w:rPr>
          <w:rFonts w:hint="eastAsia" w:ascii="宋体" w:hAnsi="宋体"/>
          <w:szCs w:val="21"/>
        </w:rPr>
        <w:t>评论审核状态图</w:t>
      </w:r>
      <w:commentRangeEnd w:id="8"/>
      <w:r>
        <w:rPr>
          <w:rStyle w:val="16"/>
          <w:rFonts w:hint="eastAsia" w:ascii="宋体" w:hAnsi="宋体"/>
        </w:rPr>
        <w:commentReference w:id="8"/>
      </w:r>
    </w:p>
    <w:p w14:paraId="11E4CF46">
      <w:pPr>
        <w:rPr>
          <w:ins w:id="217" w:author="漫星" w:date="2025-11-14T18:36:00Z"/>
          <w:rFonts w:hint="eastAsia" w:ascii="宋体" w:hAnsi="宋体" w:eastAsia="宋体" w:cs="宋体"/>
          <w:sz w:val="24"/>
          <w:szCs w:val="24"/>
        </w:rPr>
      </w:pPr>
      <w:r>
        <w:rPr>
          <w:rFonts w:ascii="宋体" w:hAnsi="宋体" w:eastAsia="宋体" w:cs="宋体"/>
          <w:sz w:val="24"/>
          <w:szCs w:val="24"/>
        </w:rPr>
        <w:drawing>
          <wp:inline distT="0" distB="0" distL="114300" distR="114300">
            <wp:extent cx="4680585" cy="2131060"/>
            <wp:effectExtent l="0" t="0" r="5715" b="254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33"/>
                    <a:stretch>
                      <a:fillRect/>
                    </a:stretch>
                  </pic:blipFill>
                  <pic:spPr>
                    <a:xfrm>
                      <a:off x="0" y="0"/>
                      <a:ext cx="4680585" cy="2131060"/>
                    </a:xfrm>
                    <a:prstGeom prst="rect">
                      <a:avLst/>
                    </a:prstGeom>
                    <a:noFill/>
                    <a:ln w="9525">
                      <a:noFill/>
                    </a:ln>
                  </pic:spPr>
                </pic:pic>
              </a:graphicData>
            </a:graphic>
          </wp:inline>
        </w:drawing>
      </w:r>
    </w:p>
    <w:p w14:paraId="6DEEEF75">
      <w:pPr>
        <w:rPr>
          <w:ins w:id="218" w:author="漫星" w:date="2025-11-14T18:36:00Z"/>
          <w:rFonts w:hint="eastAsia" w:ascii="宋体" w:hAnsi="宋体" w:eastAsia="宋体" w:cs="宋体"/>
          <w:sz w:val="24"/>
          <w:szCs w:val="24"/>
        </w:rPr>
      </w:pPr>
    </w:p>
    <w:p w14:paraId="709FB485">
      <w:pPr>
        <w:rPr>
          <w:rFonts w:hint="eastAsia" w:ascii="宋体" w:hAnsi="宋体" w:eastAsia="宋体" w:cs="宋体"/>
          <w:sz w:val="24"/>
          <w:szCs w:val="24"/>
        </w:rPr>
      </w:pPr>
    </w:p>
    <w:p w14:paraId="11F06CE6"/>
    <w:p w14:paraId="4F8E7D6F">
      <w:pPr>
        <w:rPr>
          <w:rFonts w:hint="eastAsia" w:ascii="宋体" w:hAnsi="宋体" w:eastAsia="宋体"/>
        </w:rPr>
      </w:pPr>
    </w:p>
    <w:p w14:paraId="286EE8E9">
      <w:pPr>
        <w:pStyle w:val="5"/>
        <w:rPr>
          <w:rFonts w:hint="eastAsia" w:ascii="宋体" w:hAnsi="宋体"/>
          <w:szCs w:val="21"/>
        </w:rPr>
        <w:pPrChange w:id="219" w:author="毛毛妈" w:date="2025-11-15T21:55:00Z">
          <w:pPr/>
        </w:pPrChange>
      </w:pPr>
      <w:ins w:id="220" w:author="漫星" w:date="2025-11-14T18:36:00Z">
        <w:r>
          <w:rPr>
            <w:rFonts w:hint="eastAsia" w:ascii="宋体" w:hAnsi="宋体"/>
            <w:szCs w:val="21"/>
          </w:rPr>
          <w:t>2.</w:t>
        </w:r>
      </w:ins>
      <w:ins w:id="221" w:author="漫星" w:date="2025-11-14T18:44:00Z">
        <w:r>
          <w:rPr>
            <w:rFonts w:hint="eastAsia" w:ascii="宋体" w:hAnsi="宋体"/>
            <w:szCs w:val="21"/>
          </w:rPr>
          <w:t>2</w:t>
        </w:r>
      </w:ins>
      <w:ins w:id="222" w:author="漫星" w:date="2025-11-14T18:39:00Z">
        <w:r>
          <w:rPr>
            <w:rFonts w:hint="eastAsia" w:ascii="宋体" w:hAnsi="宋体"/>
            <w:szCs w:val="21"/>
          </w:rPr>
          <w:t>猫咪营业</w:t>
        </w:r>
      </w:ins>
      <w:ins w:id="223" w:author="漫星" w:date="2025-11-14T18:36:00Z">
        <w:r>
          <w:rPr>
            <w:rFonts w:hint="eastAsia" w:ascii="宋体" w:hAnsi="宋体"/>
            <w:szCs w:val="21"/>
          </w:rPr>
          <w:t>状态图</w:t>
        </w:r>
      </w:ins>
    </w:p>
    <w:p w14:paraId="41EA0777">
      <w:pPr>
        <w:jc w:val="center"/>
        <w:rPr>
          <w:ins w:id="225" w:author="漫星" w:date="2025-11-14T18:49:00Z"/>
          <w:rFonts w:hint="eastAsia" w:ascii="宋体" w:hAnsi="宋体" w:eastAsia="宋体" w:cs="宋体"/>
          <w:sz w:val="24"/>
          <w:szCs w:val="24"/>
        </w:rPr>
        <w:pPrChange w:id="224" w:author="漫星" w:date="2025-11-14T18:49:00Z">
          <w:pPr/>
        </w:pPrChange>
      </w:pPr>
      <w:ins w:id="226" w:author="漫星" w:date="2025-11-14T18:56:00Z">
        <w:r>
          <w:rPr>
            <w:rFonts w:ascii="宋体" w:hAnsi="宋体" w:eastAsia="宋体" w:cs="宋体"/>
            <w:sz w:val="24"/>
            <w:szCs w:val="24"/>
          </w:rPr>
          <w:drawing>
            <wp:inline distT="0" distB="0" distL="114300" distR="114300">
              <wp:extent cx="5501005" cy="1268730"/>
              <wp:effectExtent l="0" t="0" r="10795" b="1270"/>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34"/>
                      <a:stretch>
                        <a:fillRect/>
                      </a:stretch>
                    </pic:blipFill>
                    <pic:spPr>
                      <a:xfrm>
                        <a:off x="0" y="0"/>
                        <a:ext cx="5501005" cy="1268730"/>
                      </a:xfrm>
                      <a:prstGeom prst="rect">
                        <a:avLst/>
                      </a:prstGeom>
                      <a:noFill/>
                      <a:ln w="9525">
                        <a:noFill/>
                      </a:ln>
                    </pic:spPr>
                  </pic:pic>
                </a:graphicData>
              </a:graphic>
            </wp:inline>
          </w:drawing>
        </w:r>
      </w:ins>
    </w:p>
    <w:p w14:paraId="1177A612">
      <w:pPr>
        <w:jc w:val="center"/>
        <w:rPr>
          <w:ins w:id="229" w:author="漫星" w:date="2025-11-14T18:49:00Z"/>
          <w:rFonts w:hint="eastAsia" w:ascii="宋体" w:hAnsi="宋体" w:eastAsia="宋体" w:cs="宋体"/>
          <w:sz w:val="24"/>
          <w:szCs w:val="24"/>
        </w:rPr>
        <w:pPrChange w:id="228" w:author="漫星" w:date="2025-11-14T18:49:00Z">
          <w:pPr/>
        </w:pPrChange>
      </w:pPr>
    </w:p>
    <w:p w14:paraId="735C3B6F">
      <w:pPr>
        <w:jc w:val="center"/>
        <w:rPr>
          <w:ins w:id="231" w:author="漫星" w:date="2025-11-14T18:49:00Z"/>
          <w:rFonts w:hint="eastAsia" w:ascii="宋体" w:hAnsi="宋体" w:eastAsia="宋体" w:cs="宋体"/>
          <w:sz w:val="24"/>
          <w:szCs w:val="24"/>
        </w:rPr>
        <w:pPrChange w:id="230" w:author="漫星" w:date="2025-11-14T18:49:00Z">
          <w:pPr/>
        </w:pPrChange>
      </w:pPr>
    </w:p>
    <w:p w14:paraId="6C83C26E">
      <w:pPr>
        <w:rPr>
          <w:ins w:id="232" w:author="漫星" w:date="2025-11-14T18:49:00Z"/>
          <w:del w:id="233" w:author="毛毛妈" w:date="2025-11-15T21:55:00Z"/>
          <w:rFonts w:hint="eastAsia" w:ascii="宋体" w:hAnsi="宋体" w:eastAsia="宋体" w:cs="宋体"/>
          <w:sz w:val="24"/>
          <w:szCs w:val="24"/>
        </w:rPr>
      </w:pPr>
      <w:ins w:id="234" w:author="漫星" w:date="2025-11-14T18:49:00Z">
        <w:del w:id="235" w:author="毛毛妈" w:date="2025-11-15T21:55:00Z">
          <w:r>
            <w:rPr>
              <w:rFonts w:hint="eastAsia" w:ascii="宋体" w:hAnsi="宋体"/>
              <w:b/>
              <w:bCs/>
              <w:szCs w:val="21"/>
            </w:rPr>
            <w:delText>2.3猫咪休息状态图</w:delText>
          </w:r>
        </w:del>
      </w:ins>
    </w:p>
    <w:p w14:paraId="5F51BCC1">
      <w:pPr>
        <w:jc w:val="center"/>
        <w:rPr>
          <w:ins w:id="237" w:author="漫星" w:date="2025-11-14T18:51:00Z"/>
          <w:del w:id="238" w:author="毛毛妈" w:date="2025-11-15T21:55:00Z"/>
          <w:rFonts w:hint="eastAsia" w:ascii="宋体" w:hAnsi="宋体" w:eastAsia="宋体" w:cs="宋体"/>
          <w:sz w:val="24"/>
          <w:szCs w:val="24"/>
        </w:rPr>
        <w:pPrChange w:id="236" w:author="漫星" w:date="2025-11-14T18:50:00Z">
          <w:pPr/>
        </w:pPrChange>
      </w:pPr>
    </w:p>
    <w:p w14:paraId="18446A9D">
      <w:pPr>
        <w:jc w:val="center"/>
        <w:rPr>
          <w:ins w:id="240" w:author="漫星" w:date="2025-11-14T18:51:00Z"/>
          <w:rFonts w:hint="eastAsia" w:ascii="宋体" w:hAnsi="宋体" w:eastAsia="宋体" w:cs="宋体"/>
          <w:sz w:val="24"/>
          <w:szCs w:val="24"/>
        </w:rPr>
        <w:pPrChange w:id="239" w:author="漫星" w:date="2025-11-14T18:50:00Z">
          <w:pPr/>
        </w:pPrChange>
      </w:pPr>
      <w:ins w:id="241" w:author="漫星" w:date="2025-11-14T18:56:00Z">
        <w:del w:id="242" w:author="毛毛妈" w:date="2025-11-15T21:55:00Z">
          <w:r>
            <w:rPr>
              <w:rFonts w:ascii="宋体" w:hAnsi="宋体" w:eastAsia="宋体" w:cs="宋体"/>
              <w:sz w:val="24"/>
              <w:szCs w:val="24"/>
            </w:rPr>
            <w:drawing>
              <wp:inline distT="0" distB="0" distL="114300" distR="114300">
                <wp:extent cx="5428615" cy="885190"/>
                <wp:effectExtent l="0" t="0" r="6985" b="3810"/>
                <wp:docPr id="2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6"/>
                        <pic:cNvPicPr>
                          <a:picLocks noChangeAspect="1"/>
                        </pic:cNvPicPr>
                      </pic:nvPicPr>
                      <pic:blipFill>
                        <a:blip r:embed="rId35"/>
                        <a:stretch>
                          <a:fillRect/>
                        </a:stretch>
                      </pic:blipFill>
                      <pic:spPr>
                        <a:xfrm>
                          <a:off x="0" y="0"/>
                          <a:ext cx="5428615" cy="885190"/>
                        </a:xfrm>
                        <a:prstGeom prst="rect">
                          <a:avLst/>
                        </a:prstGeom>
                        <a:noFill/>
                        <a:ln w="9525">
                          <a:noFill/>
                        </a:ln>
                      </pic:spPr>
                    </pic:pic>
                  </a:graphicData>
                </a:graphic>
              </wp:inline>
            </w:drawing>
          </w:r>
        </w:del>
      </w:ins>
    </w:p>
    <w:p w14:paraId="4360662D">
      <w:pPr>
        <w:pStyle w:val="5"/>
        <w:rPr>
          <w:ins w:id="246" w:author="漫星" w:date="2025-11-14T18:56:00Z"/>
          <w:del w:id="247" w:author="毛毛妈" w:date="2025-11-15T21:55:00Z"/>
          <w:rFonts w:hint="eastAsia" w:ascii="宋体" w:hAnsi="宋体" w:eastAsia="宋体" w:cs="宋体"/>
          <w:sz w:val="24"/>
          <w:szCs w:val="21"/>
          <w:rPrChange w:id="248" w:author="毛毛妈" w:date="2025-11-15T21:55:00Z">
            <w:rPr>
              <w:ins w:id="249" w:author="漫星" w:date="2025-11-14T18:56:00Z"/>
              <w:del w:id="250" w:author="毛毛妈" w:date="2025-11-15T21:55:00Z"/>
              <w:rFonts w:hint="eastAsia" w:ascii="宋体" w:hAnsi="宋体" w:eastAsia="宋体" w:cs="宋体"/>
              <w:sz w:val="24"/>
              <w:szCs w:val="24"/>
            </w:rPr>
          </w:rPrChange>
        </w:rPr>
        <w:pPrChange w:id="245" w:author="毛毛妈" w:date="2025-11-15T21:55:00Z">
          <w:pPr/>
        </w:pPrChange>
      </w:pPr>
    </w:p>
    <w:p w14:paraId="47AD7CC1">
      <w:pPr>
        <w:pStyle w:val="5"/>
        <w:rPr>
          <w:ins w:id="252" w:author="漫星" w:date="2025-11-14T18:57:00Z"/>
          <w:rFonts w:hint="eastAsia" w:ascii="宋体" w:hAnsi="宋体"/>
          <w:szCs w:val="21"/>
        </w:rPr>
        <w:pPrChange w:id="251" w:author="毛毛妈" w:date="2025-11-15T21:55:00Z">
          <w:pPr/>
        </w:pPrChange>
      </w:pPr>
      <w:ins w:id="253" w:author="漫星" w:date="2025-11-14T18:56:00Z">
        <w:r>
          <w:rPr>
            <w:rFonts w:hint="eastAsia" w:ascii="宋体" w:hAnsi="宋体"/>
            <w:szCs w:val="21"/>
          </w:rPr>
          <w:t>2.</w:t>
        </w:r>
      </w:ins>
      <w:ins w:id="254" w:author="漫星" w:date="2025-11-14T18:56:00Z">
        <w:del w:id="255" w:author="毛毛妈" w:date="2025-11-15T21:55:00Z">
          <w:r>
            <w:rPr>
              <w:rFonts w:hint="eastAsia" w:ascii="宋体" w:hAnsi="宋体"/>
              <w:szCs w:val="21"/>
            </w:rPr>
            <w:delText>4</w:delText>
          </w:r>
        </w:del>
      </w:ins>
      <w:ins w:id="256" w:author="毛毛妈" w:date="2025-11-15T21:55:00Z">
        <w:r>
          <w:rPr>
            <w:rFonts w:hint="eastAsia" w:ascii="宋体" w:hAnsi="宋体"/>
            <w:szCs w:val="21"/>
          </w:rPr>
          <w:t>3</w:t>
        </w:r>
      </w:ins>
      <w:ins w:id="257" w:author="漫星" w:date="2025-11-14T18:57:00Z">
        <w:r>
          <w:rPr>
            <w:rFonts w:hint="eastAsia" w:ascii="宋体" w:hAnsi="宋体"/>
            <w:szCs w:val="21"/>
          </w:rPr>
          <w:t>订单</w:t>
        </w:r>
      </w:ins>
      <w:ins w:id="258" w:author="漫星" w:date="2025-11-14T18:56:00Z">
        <w:r>
          <w:rPr>
            <w:rFonts w:hint="eastAsia" w:ascii="宋体" w:hAnsi="宋体"/>
            <w:szCs w:val="21"/>
          </w:rPr>
          <w:t>状态图</w:t>
        </w:r>
      </w:ins>
    </w:p>
    <w:p w14:paraId="75276E9B">
      <w:pPr>
        <w:rPr>
          <w:ins w:id="259" w:author="漫星" w:date="2025-11-14T18:56:00Z"/>
          <w:rFonts w:hint="eastAsia" w:ascii="宋体" w:hAnsi="宋体"/>
          <w:b/>
          <w:bCs/>
          <w:szCs w:val="21"/>
        </w:rPr>
      </w:pPr>
    </w:p>
    <w:p w14:paraId="67CB330E">
      <w:pPr>
        <w:jc w:val="center"/>
        <w:rPr>
          <w:rFonts w:hint="eastAsia" w:ascii="宋体" w:hAnsi="宋体" w:eastAsia="宋体" w:cs="宋体"/>
          <w:sz w:val="24"/>
          <w:szCs w:val="24"/>
        </w:rPr>
        <w:pPrChange w:id="260" w:author="漫星" w:date="2025-11-14T19:02:00Z">
          <w:pPr/>
        </w:pPrChange>
      </w:pPr>
      <w:ins w:id="261" w:author="漫星" w:date="2025-11-14T19:02:00Z">
        <w:r>
          <w:rPr>
            <w:rFonts w:ascii="宋体" w:hAnsi="宋体" w:eastAsia="宋体" w:cs="宋体"/>
            <w:sz w:val="24"/>
            <w:szCs w:val="24"/>
          </w:rPr>
          <w:drawing>
            <wp:inline distT="0" distB="0" distL="114300" distR="114300">
              <wp:extent cx="5483860" cy="1941830"/>
              <wp:effectExtent l="0" t="0" r="2540" b="1270"/>
              <wp:docPr id="2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56"/>
                      <pic:cNvPicPr>
                        <a:picLocks noChangeAspect="1"/>
                      </pic:cNvPicPr>
                    </pic:nvPicPr>
                    <pic:blipFill>
                      <a:blip r:embed="rId36"/>
                      <a:stretch>
                        <a:fillRect/>
                      </a:stretch>
                    </pic:blipFill>
                    <pic:spPr>
                      <a:xfrm>
                        <a:off x="0" y="0"/>
                        <a:ext cx="5483860" cy="1941830"/>
                      </a:xfrm>
                      <a:prstGeom prst="rect">
                        <a:avLst/>
                      </a:prstGeom>
                      <a:noFill/>
                      <a:ln w="9525">
                        <a:noFill/>
                      </a:ln>
                    </pic:spPr>
                  </pic:pic>
                </a:graphicData>
              </a:graphic>
            </wp:inline>
          </w:drawing>
        </w:r>
      </w:ins>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1-07T19:39:00Z" w:initials="">
    <w:p w14:paraId="36563ADA">
      <w:pPr>
        <w:pStyle w:val="6"/>
      </w:pPr>
      <w:r>
        <w:rPr>
          <w:rFonts w:hint="eastAsia"/>
        </w:rPr>
        <w:t>撸个猫而已，还要查身份证啊！边界感呢</w:t>
      </w:r>
    </w:p>
  </w:comment>
  <w:comment w:id="2" w:author="毛毛妈" w:date="2025-11-07T19:40:00Z" w:initials="">
    <w:p w14:paraId="5778EFBE">
      <w:pPr>
        <w:pStyle w:val="6"/>
      </w:pPr>
      <w:r>
        <w:rPr>
          <w:rFonts w:hint="eastAsia"/>
        </w:rPr>
        <w:t>hhh，果不其然猫招待</w:t>
      </w:r>
    </w:p>
  </w:comment>
  <w:comment w:id="1" w:author="毛毛妈" w:date="2025-11-07T19:45:00Z" w:initials="">
    <w:p w14:paraId="7920A13D">
      <w:pPr>
        <w:pStyle w:val="6"/>
      </w:pPr>
      <w:r>
        <w:rPr>
          <w:rFonts w:hint="eastAsia"/>
        </w:rPr>
        <w:t>状态图呢</w:t>
      </w:r>
    </w:p>
  </w:comment>
  <w:comment w:id="3" w:author="毛毛妈" w:date="2025-11-07T19:44:00Z" w:initials="">
    <w:p w14:paraId="0EAD146D">
      <w:pPr>
        <w:pStyle w:val="6"/>
      </w:pPr>
      <w:r>
        <w:rPr>
          <w:rFonts w:hint="eastAsia"/>
        </w:rPr>
        <w:t>两个问题：</w:t>
      </w:r>
    </w:p>
    <w:p w14:paraId="5A6A22BB">
      <w:pPr>
        <w:pStyle w:val="6"/>
        <w:numPr>
          <w:ilvl w:val="0"/>
          <w:numId w:val="1"/>
        </w:numPr>
      </w:pPr>
      <w:r>
        <w:rPr>
          <w:rFonts w:hint="eastAsia"/>
        </w:rPr>
        <w:t>这个猫咖的商品是可以送货上门的对吧？猫粮猫砂那些？</w:t>
      </w:r>
    </w:p>
    <w:p w14:paraId="559FB055">
      <w:pPr>
        <w:pStyle w:val="6"/>
        <w:numPr>
          <w:ilvl w:val="0"/>
          <w:numId w:val="1"/>
        </w:numPr>
      </w:pPr>
      <w:r>
        <w:rPr>
          <w:rFonts w:hint="eastAsia"/>
        </w:rPr>
        <w:t>在这个订单对象里，看不出来买什么什么东西啊，订单里的商品信息呢？</w:t>
      </w:r>
    </w:p>
  </w:comment>
  <w:comment w:id="4" w:author="漫星" w:date="2025-11-14T18:16:00Z" w:initials="">
    <w:p w14:paraId="70674122">
      <w:pPr>
        <w:pStyle w:val="6"/>
      </w:pPr>
      <w:r>
        <w:rPr>
          <w:rFonts w:hint="eastAsia"/>
        </w:rPr>
        <w:t>商品应该是自提，没有送货上门</w:t>
      </w:r>
    </w:p>
  </w:comment>
  <w:comment w:id="5" w:author="毛毛妈" w:date="2025-11-07T19:45:00Z" w:initials="">
    <w:p w14:paraId="316BF902">
      <w:pPr>
        <w:pStyle w:val="6"/>
      </w:pPr>
      <w:r>
        <w:rPr>
          <w:rFonts w:hint="eastAsia"/>
        </w:rPr>
        <w:t>未支付-已支付-未发货-已发货   还有已取消</w:t>
      </w:r>
    </w:p>
    <w:p w14:paraId="1F64CE04">
      <w:pPr>
        <w:pStyle w:val="6"/>
      </w:pPr>
      <w:r>
        <w:rPr>
          <w:rFonts w:hint="eastAsia"/>
        </w:rPr>
        <w:t>用状态图表示这几个状态取值之间的变迁</w:t>
      </w:r>
    </w:p>
    <w:p w14:paraId="39E98D5C">
      <w:pPr>
        <w:pStyle w:val="6"/>
      </w:pPr>
      <w:r>
        <w:rPr>
          <w:rFonts w:hint="eastAsia"/>
        </w:rPr>
        <w:t>参考外卖状态变化。</w:t>
      </w:r>
    </w:p>
  </w:comment>
  <w:comment w:id="6" w:author="漫星" w:date="2025-11-14T18:52:00Z" w:initials="">
    <w:p w14:paraId="73D6FF3C">
      <w:pPr>
        <w:pStyle w:val="6"/>
      </w:pPr>
      <w:r>
        <w:rPr>
          <w:rFonts w:hint="eastAsia"/>
        </w:rPr>
        <w:t>我们的商品应该是自提，所以没有收发货</w:t>
      </w:r>
    </w:p>
  </w:comment>
  <w:comment w:id="7" w:author="毛毛妈" w:date="2025-11-15T21:57:00Z" w:initials="">
    <w:p w14:paraId="6947B285">
      <w:pPr>
        <w:pStyle w:val="6"/>
      </w:pPr>
      <w:r>
        <w:rPr>
          <w:rFonts w:hint="eastAsia"/>
        </w:rPr>
        <w:t>上课讲的是这种方式最佳</w:t>
      </w:r>
    </w:p>
  </w:comment>
  <w:comment w:id="8" w:author="毛毛妈" w:date="2025-11-07T19:47:00Z" w:initials="">
    <w:p w14:paraId="6C2642CC">
      <w:pPr>
        <w:pStyle w:val="6"/>
      </w:pPr>
      <w:r>
        <w:rPr>
          <w:rFonts w:hint="eastAsia"/>
        </w:rPr>
        <w:t>评论对象的属性表里并没有审核状态这个属性啊，怎么画图了？</w:t>
      </w:r>
    </w:p>
    <w:p w14:paraId="4DD938E4">
      <w:pPr>
        <w:pStyle w:val="6"/>
      </w:pPr>
      <w:r>
        <w:rPr>
          <w:rFonts w:hint="eastAsia"/>
        </w:rPr>
        <w:t>好几个状态属性，却没有画图。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563ADA" w15:done="0"/>
  <w15:commentEx w15:paraId="5778EFBE" w15:done="0"/>
  <w15:commentEx w15:paraId="7920A13D" w15:done="0"/>
  <w15:commentEx w15:paraId="559FB055" w15:done="0"/>
  <w15:commentEx w15:paraId="70674122" w15:done="0" w15:paraIdParent="559FB055"/>
  <w15:commentEx w15:paraId="39E98D5C" w15:done="0"/>
  <w15:commentEx w15:paraId="73D6FF3C" w15:done="0" w15:paraIdParent="39E98D5C"/>
  <w15:commentEx w15:paraId="6947B285" w15:done="0"/>
  <w15:commentEx w15:paraId="4DD938E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2EFA2"/>
    <w:multiLevelType w:val="singleLevel"/>
    <w:tmpl w:val="A222EFA2"/>
    <w:lvl w:ilvl="0" w:tentative="0">
      <w:start w:val="4"/>
      <w:numFmt w:val="decimal"/>
      <w:suff w:val="nothing"/>
      <w:lvlText w:val="%1、"/>
      <w:lvlJc w:val="left"/>
    </w:lvl>
  </w:abstractNum>
  <w:abstractNum w:abstractNumId="1">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3B0A209C"/>
    <w:multiLevelType w:val="multilevel"/>
    <w:tmpl w:val="3B0A209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毛毛妈">
    <w15:presenceInfo w15:providerId="None" w15:userId="毛毛妈"/>
  </w15:person>
  <w15:person w15:author="2410537465@qq.com">
    <w15:presenceInfo w15:providerId="Windows Live" w15:userId="53beabdfb71f57e3"/>
  </w15:person>
  <w15:person w15:author="漫星">
    <w15:presenceInfo w15:providerId="None" w15:userId="漫星"/>
  </w15:person>
  <w15:person w15:author="漫星 [2]">
    <w15:presenceInfo w15:providerId="WPS Office" w15:userId="4113013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B35EE6"/>
    <w:rsid w:val="000953B2"/>
    <w:rsid w:val="000B1F6D"/>
    <w:rsid w:val="00104951"/>
    <w:rsid w:val="00122865"/>
    <w:rsid w:val="001A430C"/>
    <w:rsid w:val="001C0F0F"/>
    <w:rsid w:val="00210877"/>
    <w:rsid w:val="00233FC2"/>
    <w:rsid w:val="002F1087"/>
    <w:rsid w:val="00391AD0"/>
    <w:rsid w:val="003C430D"/>
    <w:rsid w:val="004A65E2"/>
    <w:rsid w:val="005C3DED"/>
    <w:rsid w:val="0061203C"/>
    <w:rsid w:val="00804B43"/>
    <w:rsid w:val="00847600"/>
    <w:rsid w:val="00876AAD"/>
    <w:rsid w:val="008D3546"/>
    <w:rsid w:val="00925919"/>
    <w:rsid w:val="0096620E"/>
    <w:rsid w:val="00A927BE"/>
    <w:rsid w:val="00B65841"/>
    <w:rsid w:val="00C6018F"/>
    <w:rsid w:val="00DD7C14"/>
    <w:rsid w:val="00E12DA4"/>
    <w:rsid w:val="00E13235"/>
    <w:rsid w:val="00E607E2"/>
    <w:rsid w:val="00EA25DD"/>
    <w:rsid w:val="00ED4D35"/>
    <w:rsid w:val="00F9227E"/>
    <w:rsid w:val="05BF6480"/>
    <w:rsid w:val="130B6E76"/>
    <w:rsid w:val="16B363F8"/>
    <w:rsid w:val="17392C31"/>
    <w:rsid w:val="30786104"/>
    <w:rsid w:val="3C52017E"/>
    <w:rsid w:val="3F8C102E"/>
    <w:rsid w:val="3FF62788"/>
    <w:rsid w:val="53B9438C"/>
    <w:rsid w:val="5AEE08C5"/>
    <w:rsid w:val="62BC1752"/>
    <w:rsid w:val="63B35EE6"/>
    <w:rsid w:val="6C5A4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2"/>
    <w:semiHidden/>
    <w:unhideWhenUsed/>
    <w:qFormat/>
    <w:uiPriority w:val="99"/>
    <w:pPr>
      <w:jc w:val="left"/>
    </w:pPr>
  </w:style>
  <w:style w:type="paragraph" w:styleId="7">
    <w:name w:val="footer"/>
    <w:basedOn w:val="1"/>
    <w:link w:val="26"/>
    <w:qFormat/>
    <w:uiPriority w:val="0"/>
    <w:pPr>
      <w:tabs>
        <w:tab w:val="center" w:pos="4153"/>
        <w:tab w:val="right" w:pos="8306"/>
      </w:tabs>
      <w:snapToGrid w:val="0"/>
      <w:jc w:val="left"/>
    </w:pPr>
    <w:rPr>
      <w:sz w:val="18"/>
      <w:szCs w:val="18"/>
    </w:rPr>
  </w:style>
  <w:style w:type="paragraph" w:styleId="8">
    <w:name w:val="header"/>
    <w:basedOn w:val="1"/>
    <w:link w:val="25"/>
    <w:uiPriority w:val="0"/>
    <w:pPr>
      <w:tabs>
        <w:tab w:val="center" w:pos="4153"/>
        <w:tab w:val="right" w:pos="8306"/>
      </w:tabs>
      <w:snapToGrid w:val="0"/>
      <w:jc w:val="center"/>
    </w:pPr>
    <w:rPr>
      <w:sz w:val="18"/>
      <w:szCs w:val="18"/>
    </w:rPr>
  </w:style>
  <w:style w:type="paragraph" w:styleId="9">
    <w:name w:val="toc 2"/>
    <w:basedOn w:val="1"/>
    <w:next w:val="1"/>
    <w:unhideWhenUsed/>
    <w:qFormat/>
    <w:uiPriority w:val="39"/>
    <w:pPr>
      <w:ind w:left="420" w:leftChars="200"/>
    </w:pPr>
  </w:style>
  <w:style w:type="paragraph" w:styleId="10">
    <w:name w:val="annotation subject"/>
    <w:basedOn w:val="6"/>
    <w:next w:val="6"/>
    <w:link w:val="23"/>
    <w:qFormat/>
    <w:uiPriority w:val="0"/>
    <w:rPr>
      <w:b/>
      <w:bCs/>
    </w:rPr>
  </w:style>
  <w:style w:type="character" w:styleId="13">
    <w:name w:val="Strong"/>
    <w:basedOn w:val="12"/>
    <w:qFormat/>
    <w:uiPriority w:val="0"/>
    <w:rPr>
      <w:b/>
    </w:rPr>
  </w:style>
  <w:style w:type="character" w:styleId="14">
    <w:name w:val="Hyperlink"/>
    <w:basedOn w:val="12"/>
    <w:unhideWhenUsed/>
    <w:qFormat/>
    <w:uiPriority w:val="99"/>
    <w:rPr>
      <w:color w:val="0026E5" w:themeColor="hyperlink"/>
      <w:u w:val="single"/>
      <w14:textFill>
        <w14:solidFill>
          <w14:schemeClr w14:val="hlink"/>
        </w14:solidFill>
      </w14:textFill>
    </w:rPr>
  </w:style>
  <w:style w:type="character" w:styleId="15">
    <w:name w:val="HTML Code"/>
    <w:basedOn w:val="12"/>
    <w:qFormat/>
    <w:uiPriority w:val="0"/>
    <w:rPr>
      <w:rFonts w:ascii="Courier New" w:hAnsi="Courier New"/>
      <w:sz w:val="20"/>
    </w:rPr>
  </w:style>
  <w:style w:type="character" w:styleId="16">
    <w:name w:val="annotation reference"/>
    <w:basedOn w:val="12"/>
    <w:semiHidden/>
    <w:unhideWhenUsed/>
    <w:qFormat/>
    <w:uiPriority w:val="99"/>
    <w:rPr>
      <w:sz w:val="21"/>
      <w:szCs w:val="21"/>
    </w:rPr>
  </w:style>
  <w:style w:type="paragraph" w:customStyle="1" w:styleId="17">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8">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20">
    <w:name w:val="List Paragraph"/>
    <w:basedOn w:val="1"/>
    <w:qFormat/>
    <w:uiPriority w:val="34"/>
    <w:pPr>
      <w:ind w:firstLine="420" w:firstLineChars="200"/>
    </w:pPr>
  </w:style>
  <w:style w:type="paragraph" w:customStyle="1" w:styleId="21">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2">
    <w:name w:val="批注文字 字符"/>
    <w:basedOn w:val="12"/>
    <w:link w:val="6"/>
    <w:semiHidden/>
    <w:qFormat/>
    <w:uiPriority w:val="99"/>
    <w:rPr>
      <w:rFonts w:asciiTheme="minorHAnsi" w:hAnsiTheme="minorHAnsi" w:eastAsiaTheme="minorEastAsia" w:cstheme="minorBidi"/>
      <w:kern w:val="2"/>
      <w:sz w:val="21"/>
      <w:szCs w:val="22"/>
    </w:rPr>
  </w:style>
  <w:style w:type="character" w:customStyle="1" w:styleId="23">
    <w:name w:val="批注主题 字符"/>
    <w:basedOn w:val="22"/>
    <w:link w:val="10"/>
    <w:qFormat/>
    <w:uiPriority w:val="0"/>
    <w:rPr>
      <w:rFonts w:asciiTheme="minorHAnsi" w:hAnsiTheme="minorHAnsi" w:eastAsiaTheme="minorEastAsia" w:cstheme="minorBidi"/>
      <w:b/>
      <w:bCs/>
      <w:kern w:val="2"/>
      <w:sz w:val="21"/>
      <w:szCs w:val="22"/>
    </w:rPr>
  </w:style>
  <w:style w:type="paragraph" w:customStyle="1" w:styleId="24">
    <w:name w:val="Revision"/>
    <w:hidden/>
    <w:unhideWhenUsed/>
    <w:uiPriority w:val="99"/>
    <w:rPr>
      <w:rFonts w:asciiTheme="minorHAnsi" w:hAnsiTheme="minorHAnsi" w:eastAsiaTheme="minorEastAsia" w:cstheme="minorBidi"/>
      <w:kern w:val="2"/>
      <w:sz w:val="21"/>
      <w:szCs w:val="22"/>
      <w:lang w:val="en-US" w:eastAsia="zh-CN" w:bidi="ar-SA"/>
    </w:rPr>
  </w:style>
  <w:style w:type="character" w:customStyle="1" w:styleId="25">
    <w:name w:val="页眉 字符"/>
    <w:basedOn w:val="12"/>
    <w:link w:val="8"/>
    <w:qFormat/>
    <w:uiPriority w:val="0"/>
    <w:rPr>
      <w:rFonts w:asciiTheme="minorHAnsi" w:hAnsiTheme="minorHAnsi" w:eastAsiaTheme="minorEastAsia" w:cstheme="minorBidi"/>
      <w:kern w:val="2"/>
      <w:sz w:val="18"/>
      <w:szCs w:val="18"/>
    </w:rPr>
  </w:style>
  <w:style w:type="character" w:customStyle="1" w:styleId="26">
    <w:name w:val="页脚 字符"/>
    <w:basedOn w:val="12"/>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32</Pages>
  <Words>2036</Words>
  <Characters>3104</Characters>
  <Lines>73</Lines>
  <Paragraphs>20</Paragraphs>
  <TotalTime>7</TotalTime>
  <ScaleCrop>false</ScaleCrop>
  <LinksUpToDate>false</LinksUpToDate>
  <CharactersWithSpaces>3184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2025-11-04T11:19:00Z</dcterms:created>
  <dc:creator>落日大桥</dc:creator>
  <cp:lastModifiedBy>漫星</cp:lastModifiedBy>
  <dcterms:modified xsi:type="dcterms:W3CDTF">2025-11-16T07:55:21Z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B57542CFDE834E1283788310BC263DD0_11</vt:lpwstr>
  </property>
  <property fmtid="{D5CDD505-2E9C-101B-9397-08002B2CF9AE}" pid="4" name="KSOTemplateDocerSaveRecord">
    <vt:lpwstr>eyJoZGlkIjoiYTNkMjg2MzkxODljNWRkMmUxNTZkMWZhMWU3MWU0MGEiLCJ1c2VySWQiOiIxMjM5NzMyMTUwIn0=</vt:lpwstr>
  </property>
</Properties>
</file>